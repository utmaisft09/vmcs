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D96" w:rsidRDefault="00B14D96">
      <w:pPr>
        <w:pStyle w:val="DocumentTitle"/>
        <w:rPr>
          <w:rFonts w:cs="Arial"/>
          <w:b w:val="0"/>
          <w:bCs/>
          <w:sz w:val="24"/>
          <w:szCs w:val="16"/>
        </w:rPr>
      </w:pPr>
    </w:p>
    <w:p w:rsidR="00812568" w:rsidRPr="00B14D96" w:rsidRDefault="00812568">
      <w:pPr>
        <w:pStyle w:val="DocumentTitle"/>
        <w:rPr>
          <w:rFonts w:cs="Arial"/>
          <w:b w:val="0"/>
          <w:bCs/>
          <w:sz w:val="24"/>
          <w:szCs w:val="16"/>
        </w:rPr>
      </w:pPr>
    </w:p>
    <w:p w:rsidR="00387A56" w:rsidRDefault="00011CE6">
      <w:pPr>
        <w:pStyle w:val="DocumentTitle"/>
        <w:rPr>
          <w:rFonts w:cs="Arial"/>
          <w:sz w:val="28"/>
        </w:rPr>
      </w:pPr>
      <w:r>
        <w:rPr>
          <w:rFonts w:cs="Arial"/>
          <w:sz w:val="28"/>
        </w:rPr>
        <w:t>SOFTWARE</w:t>
      </w:r>
      <w:r w:rsidR="00387A56">
        <w:rPr>
          <w:rFonts w:cs="Arial"/>
          <w:sz w:val="28"/>
        </w:rPr>
        <w:t xml:space="preserve"> REQUIREMENT SPECIFICATIONS</w:t>
      </w:r>
    </w:p>
    <w:p w:rsidR="00387A56" w:rsidRDefault="00387A56" w:rsidP="001F10D4">
      <w:pPr>
        <w:pStyle w:val="DocumentTitle"/>
        <w:rPr>
          <w:rFonts w:cs="Arial"/>
          <w:sz w:val="28"/>
        </w:rPr>
      </w:pPr>
      <w:r>
        <w:rPr>
          <w:rFonts w:cs="Arial"/>
          <w:sz w:val="28"/>
        </w:rPr>
        <w:t>(SRS)</w:t>
      </w:r>
    </w:p>
    <w:p w:rsidR="00B14D96" w:rsidRDefault="00B14D96">
      <w:pPr>
        <w:pStyle w:val="DocumentTitle"/>
        <w:rPr>
          <w:rFonts w:cs="Arial"/>
          <w:sz w:val="20"/>
        </w:rPr>
      </w:pPr>
    </w:p>
    <w:p w:rsidR="00B14D96" w:rsidRDefault="00B14D96">
      <w:pPr>
        <w:pStyle w:val="DocumentTitle"/>
        <w:rPr>
          <w:rFonts w:cs="Arial"/>
          <w:sz w:val="20"/>
        </w:rPr>
      </w:pPr>
    </w:p>
    <w:p w:rsidR="00B14D96" w:rsidRDefault="00B14D96">
      <w:pPr>
        <w:pStyle w:val="DocumentTitle"/>
        <w:rPr>
          <w:rFonts w:cs="Arial"/>
          <w:sz w:val="20"/>
        </w:rPr>
      </w:pPr>
    </w:p>
    <w:p w:rsidR="00B14D96" w:rsidRDefault="00B14D96">
      <w:pPr>
        <w:pStyle w:val="DocumentTitle"/>
        <w:rPr>
          <w:rFonts w:cs="Arial"/>
          <w:sz w:val="20"/>
        </w:rPr>
      </w:pPr>
    </w:p>
    <w:p w:rsidR="00387A56" w:rsidRDefault="00A44ADB">
      <w:pPr>
        <w:pStyle w:val="DocumentTitle"/>
        <w:rPr>
          <w:rFonts w:cs="Arial"/>
          <w:b w:val="0"/>
          <w:bCs/>
          <w:sz w:val="28"/>
        </w:rPr>
      </w:pPr>
      <w:r>
        <w:rPr>
          <w:rFonts w:cs="Arial"/>
          <w:b w:val="0"/>
          <w:bCs/>
          <w:sz w:val="28"/>
        </w:rPr>
        <w:t>For</w:t>
      </w:r>
      <w:r w:rsidR="00387A56">
        <w:rPr>
          <w:rFonts w:cs="Arial"/>
          <w:b w:val="0"/>
          <w:bCs/>
          <w:sz w:val="28"/>
        </w:rPr>
        <w:t xml:space="preserve"> the</w:t>
      </w:r>
    </w:p>
    <w:p w:rsidR="001F10D4" w:rsidRDefault="001F10D4" w:rsidP="001F10D4">
      <w:pPr>
        <w:pStyle w:val="DocumentTitle"/>
        <w:rPr>
          <w:rFonts w:cs="Arial"/>
          <w:sz w:val="28"/>
        </w:rPr>
      </w:pPr>
      <w:r>
        <w:rPr>
          <w:rFonts w:cs="Arial"/>
          <w:sz w:val="28"/>
        </w:rPr>
        <w:t>Vending Machine Control System</w:t>
      </w:r>
    </w:p>
    <w:p w:rsidR="001F10D4" w:rsidRDefault="001F10D4" w:rsidP="001F10D4">
      <w:pPr>
        <w:pStyle w:val="DocumentTitle"/>
        <w:rPr>
          <w:rFonts w:cs="Arial"/>
          <w:sz w:val="28"/>
        </w:rPr>
      </w:pPr>
      <w:r>
        <w:rPr>
          <w:rFonts w:cs="Arial"/>
          <w:sz w:val="28"/>
        </w:rPr>
        <w:t>(VMCS)</w:t>
      </w:r>
    </w:p>
    <w:p w:rsidR="00B14D96" w:rsidRPr="00263E05" w:rsidRDefault="00B14D96">
      <w:pPr>
        <w:pStyle w:val="DocumentTitle"/>
        <w:rPr>
          <w:rFonts w:cs="Arial"/>
          <w:sz w:val="20"/>
          <w:szCs w:val="12"/>
        </w:rPr>
      </w:pPr>
    </w:p>
    <w:p w:rsidR="00B14D96" w:rsidRPr="00263E05" w:rsidRDefault="00B14D96">
      <w:pPr>
        <w:pStyle w:val="DocumentTitle"/>
        <w:rPr>
          <w:rFonts w:cs="Arial"/>
          <w:sz w:val="20"/>
          <w:szCs w:val="12"/>
        </w:rPr>
      </w:pPr>
    </w:p>
    <w:p w:rsidR="00B14D96" w:rsidRPr="00263E05" w:rsidRDefault="00B14D96">
      <w:pPr>
        <w:pStyle w:val="DocumentTitle"/>
        <w:rPr>
          <w:rFonts w:cs="Arial"/>
          <w:sz w:val="20"/>
          <w:szCs w:val="12"/>
        </w:rPr>
      </w:pPr>
    </w:p>
    <w:p w:rsidR="00B14D96" w:rsidRPr="00263E05" w:rsidRDefault="00B14D96">
      <w:pPr>
        <w:pStyle w:val="DocumentTitle"/>
        <w:rPr>
          <w:rFonts w:cs="Arial"/>
          <w:sz w:val="20"/>
          <w:szCs w:val="12"/>
        </w:rPr>
      </w:pPr>
    </w:p>
    <w:p w:rsidR="00387A56" w:rsidRDefault="00387A56">
      <w:pPr>
        <w:pStyle w:val="DocumentTitle"/>
        <w:rPr>
          <w:rFonts w:cs="Arial"/>
          <w:sz w:val="28"/>
        </w:rPr>
      </w:pPr>
      <w:r>
        <w:rPr>
          <w:rFonts w:cs="Arial"/>
          <w:sz w:val="28"/>
        </w:rPr>
        <w:t>Contract No: …..</w:t>
      </w:r>
    </w:p>
    <w:p w:rsidR="00387A56" w:rsidRDefault="00387A56">
      <w:pPr>
        <w:pStyle w:val="DocumentTitle"/>
        <w:rPr>
          <w:rFonts w:cs="Arial"/>
          <w:b w:val="0"/>
          <w:bCs/>
          <w:sz w:val="28"/>
        </w:rPr>
      </w:pPr>
      <w:r>
        <w:rPr>
          <w:rFonts w:cs="Arial"/>
          <w:sz w:val="28"/>
        </w:rPr>
        <w:t>CDRL Sequence No: …..</w:t>
      </w: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387A56" w:rsidRDefault="00387A56">
      <w:pPr>
        <w:jc w:val="center"/>
        <w:rPr>
          <w:rFonts w:cs="Arial"/>
          <w:sz w:val="28"/>
        </w:rPr>
      </w:pPr>
      <w:r>
        <w:rPr>
          <w:rFonts w:cs="Arial"/>
          <w:sz w:val="28"/>
        </w:rPr>
        <w:t>Prepared For:</w:t>
      </w:r>
    </w:p>
    <w:p w:rsidR="000F04E1" w:rsidRPr="00893222" w:rsidRDefault="000F04E1" w:rsidP="000F04E1">
      <w:pPr>
        <w:pStyle w:val="DocumentTitle"/>
        <w:rPr>
          <w:rFonts w:cs="Arial"/>
          <w:sz w:val="20"/>
        </w:rPr>
      </w:pPr>
    </w:p>
    <w:p w:rsidR="00893222" w:rsidRPr="006C0FFF" w:rsidRDefault="006C0FFF" w:rsidP="001F10D4">
      <w:pPr>
        <w:jc w:val="center"/>
        <w:rPr>
          <w:rFonts w:cs="Arial"/>
          <w:b/>
          <w:bCs/>
          <w:sz w:val="36"/>
          <w:szCs w:val="28"/>
        </w:rPr>
      </w:pPr>
      <w:r w:rsidRPr="006C0FFF">
        <w:rPr>
          <w:b/>
          <w:bCs/>
          <w:iCs/>
          <w:sz w:val="28"/>
          <w:szCs w:val="28"/>
        </w:rPr>
        <w:t xml:space="preserve">Vimto Soft </w:t>
      </w:r>
      <w:r w:rsidR="001F10D4">
        <w:rPr>
          <w:b/>
          <w:bCs/>
          <w:iCs/>
          <w:sz w:val="28"/>
          <w:szCs w:val="28"/>
        </w:rPr>
        <w:t>D</w:t>
      </w:r>
      <w:r w:rsidRPr="006C0FFF">
        <w:rPr>
          <w:b/>
          <w:bCs/>
          <w:iCs/>
          <w:sz w:val="28"/>
          <w:szCs w:val="28"/>
        </w:rPr>
        <w:t>rinks</w:t>
      </w:r>
      <w:r w:rsidR="001F10D4">
        <w:rPr>
          <w:b/>
          <w:bCs/>
          <w:iCs/>
          <w:sz w:val="28"/>
          <w:szCs w:val="28"/>
        </w:rPr>
        <w:t xml:space="preserve"> Company</w:t>
      </w: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387A56" w:rsidRDefault="00387A56">
      <w:pPr>
        <w:jc w:val="center"/>
        <w:rPr>
          <w:rFonts w:cs="Arial"/>
          <w:sz w:val="28"/>
        </w:rPr>
      </w:pPr>
      <w:r>
        <w:rPr>
          <w:rFonts w:cs="Arial"/>
          <w:sz w:val="28"/>
        </w:rPr>
        <w:t>Prepared By:</w:t>
      </w:r>
    </w:p>
    <w:p w:rsidR="000F04E1" w:rsidRPr="00893222" w:rsidRDefault="000F04E1" w:rsidP="000F04E1">
      <w:pPr>
        <w:pStyle w:val="DocumentTitle"/>
        <w:rPr>
          <w:rFonts w:cs="Arial"/>
          <w:sz w:val="20"/>
        </w:rPr>
      </w:pPr>
    </w:p>
    <w:p w:rsidR="00387A56" w:rsidRDefault="00E32481" w:rsidP="00E32481">
      <w:pPr>
        <w:jc w:val="center"/>
        <w:rPr>
          <w:rFonts w:cs="Arial"/>
          <w:b/>
          <w:sz w:val="28"/>
        </w:rPr>
      </w:pPr>
      <w:r>
        <w:rPr>
          <w:rFonts w:cs="Arial"/>
          <w:b/>
          <w:sz w:val="28"/>
        </w:rPr>
        <w:t>ADVANCED INFORMATICS SCHOOL</w:t>
      </w:r>
      <w:r w:rsidR="00387A56">
        <w:rPr>
          <w:rFonts w:cs="Arial"/>
          <w:b/>
          <w:sz w:val="28"/>
        </w:rPr>
        <w:t xml:space="preserve"> (</w:t>
      </w:r>
      <w:r>
        <w:rPr>
          <w:rFonts w:cs="Arial"/>
          <w:b/>
          <w:sz w:val="28"/>
        </w:rPr>
        <w:t>AIS</w:t>
      </w:r>
      <w:r w:rsidR="00387A56">
        <w:rPr>
          <w:rFonts w:cs="Arial"/>
          <w:b/>
          <w:sz w:val="28"/>
        </w:rPr>
        <w:t>)</w:t>
      </w:r>
    </w:p>
    <w:p w:rsidR="00B14D96" w:rsidRPr="00263E05" w:rsidRDefault="00B14D96">
      <w:pPr>
        <w:jc w:val="both"/>
        <w:rPr>
          <w:rFonts w:cs="Arial"/>
          <w:b/>
        </w:rPr>
      </w:pPr>
    </w:p>
    <w:p w:rsidR="00B14D96" w:rsidRPr="00263E05" w:rsidRDefault="00B14D96">
      <w:pPr>
        <w:jc w:val="both"/>
        <w:rPr>
          <w:rFonts w:cs="Arial"/>
          <w:b/>
        </w:rPr>
      </w:pPr>
    </w:p>
    <w:p w:rsidR="00B14D96" w:rsidRPr="00263E05" w:rsidRDefault="00B14D96">
      <w:pPr>
        <w:jc w:val="both"/>
        <w:rPr>
          <w:rFonts w:cs="Arial"/>
          <w:b/>
        </w:rPr>
      </w:pPr>
    </w:p>
    <w:p w:rsidR="00263E05" w:rsidRPr="00263E05" w:rsidRDefault="00263E05">
      <w:pPr>
        <w:jc w:val="both"/>
        <w:rPr>
          <w:rFonts w:cs="Arial"/>
          <w:b/>
        </w:rPr>
      </w:pPr>
    </w:p>
    <w:p w:rsidR="00263E05" w:rsidRPr="00263E05" w:rsidRDefault="00263E05">
      <w:pPr>
        <w:jc w:val="both"/>
        <w:rPr>
          <w:rFonts w:cs="Arial"/>
          <w:b/>
        </w:rPr>
      </w:pPr>
    </w:p>
    <w:p w:rsidR="00263E05" w:rsidRPr="00263E05" w:rsidRDefault="00263E05">
      <w:pPr>
        <w:jc w:val="both"/>
        <w:rPr>
          <w:rFonts w:cs="Arial"/>
          <w:b/>
        </w:rPr>
      </w:pPr>
    </w:p>
    <w:p w:rsidR="00263E05" w:rsidRPr="00263E05" w:rsidRDefault="00263E05">
      <w:pPr>
        <w:jc w:val="both"/>
        <w:rPr>
          <w:rFonts w:cs="Arial"/>
          <w:b/>
        </w:rPr>
      </w:pPr>
    </w:p>
    <w:p w:rsidR="00B14D96" w:rsidRPr="00263E05" w:rsidRDefault="00B14D96">
      <w:pPr>
        <w:jc w:val="both"/>
        <w:rPr>
          <w:rFonts w:cs="Arial"/>
          <w:b/>
        </w:rPr>
      </w:pPr>
    </w:p>
    <w:p w:rsidR="00387A56" w:rsidRDefault="00387A56">
      <w:pPr>
        <w:jc w:val="both"/>
        <w:rPr>
          <w:rFonts w:cs="Arial"/>
          <w:bCs/>
        </w:rPr>
      </w:pPr>
      <w:r>
        <w:rPr>
          <w:rFonts w:cs="Arial"/>
          <w:bCs/>
        </w:rPr>
        <w:t>Authenticated by __________________</w:t>
      </w:r>
      <w:r>
        <w:rPr>
          <w:rFonts w:cs="Arial"/>
          <w:bCs/>
        </w:rPr>
        <w:tab/>
      </w:r>
      <w:r>
        <w:rPr>
          <w:rFonts w:cs="Arial"/>
          <w:bCs/>
        </w:rPr>
        <w:tab/>
        <w:t>Approved by__________________</w:t>
      </w:r>
    </w:p>
    <w:p w:rsidR="00387A56" w:rsidRDefault="00387A56">
      <w:pPr>
        <w:pStyle w:val="Header"/>
        <w:tabs>
          <w:tab w:val="clear" w:pos="4320"/>
          <w:tab w:val="clear" w:pos="8640"/>
        </w:tabs>
      </w:pPr>
      <w:r>
        <w:tab/>
      </w:r>
      <w:r>
        <w:tab/>
      </w:r>
      <w:r>
        <w:tab/>
      </w:r>
      <w:r w:rsidR="007B7F03">
        <w:t>Vimto Soft Drink</w:t>
      </w:r>
      <w:r>
        <w:tab/>
      </w:r>
      <w:r>
        <w:tab/>
      </w:r>
      <w:r>
        <w:tab/>
      </w:r>
      <w:r w:rsidR="007B7F03">
        <w:t xml:space="preserve">               AIS</w:t>
      </w:r>
    </w:p>
    <w:p w:rsidR="00387A56" w:rsidRDefault="00387A56">
      <w:pPr>
        <w:pStyle w:val="Header"/>
        <w:tabs>
          <w:tab w:val="clear" w:pos="4320"/>
          <w:tab w:val="clear" w:pos="8640"/>
        </w:tabs>
      </w:pPr>
    </w:p>
    <w:p w:rsidR="00387A56" w:rsidRDefault="00387A56">
      <w:pPr>
        <w:pStyle w:val="Header"/>
        <w:tabs>
          <w:tab w:val="clear" w:pos="4320"/>
          <w:tab w:val="clear" w:pos="8640"/>
        </w:tabs>
      </w:pPr>
    </w:p>
    <w:p w:rsidR="00387A56" w:rsidRDefault="00387A56">
      <w:pPr>
        <w:pStyle w:val="Header"/>
        <w:tabs>
          <w:tab w:val="clear" w:pos="4320"/>
          <w:tab w:val="clear" w:pos="8640"/>
        </w:tabs>
        <w:sectPr w:rsidR="00387A56">
          <w:headerReference w:type="default" r:id="rId12"/>
          <w:footerReference w:type="even" r:id="rId13"/>
          <w:footerReference w:type="default" r:id="rId14"/>
          <w:pgSz w:w="12240" w:h="15840"/>
          <w:pgMar w:top="1440" w:right="1800" w:bottom="2016" w:left="1800" w:header="720" w:footer="720" w:gutter="0"/>
          <w:pgNumType w:fmt="lowerRoman" w:start="1"/>
          <w:cols w:space="720"/>
        </w:sectPr>
      </w:pPr>
      <w:r>
        <w:t>Date</w:t>
      </w:r>
      <w:r>
        <w:tab/>
      </w:r>
      <w:r>
        <w:tab/>
        <w:t xml:space="preserve">    ___________________</w:t>
      </w:r>
      <w:r>
        <w:tab/>
      </w:r>
      <w:r>
        <w:tab/>
        <w:t>Date</w:t>
      </w:r>
      <w:r>
        <w:tab/>
        <w:t xml:space="preserve">       __________________</w:t>
      </w:r>
    </w:p>
    <w:p w:rsidR="00387A56" w:rsidRDefault="00387A56" w:rsidP="00D70F20">
      <w:pPr>
        <w:pStyle w:val="Heading1"/>
        <w:numPr>
          <w:ilvl w:val="0"/>
          <w:numId w:val="0"/>
        </w:numPr>
      </w:pPr>
      <w:bookmarkStart w:id="0" w:name="_Toc370719493"/>
      <w:bookmarkStart w:id="1" w:name="_Toc371545677"/>
      <w:r>
        <w:lastRenderedPageBreak/>
        <w:t>DOCUMENT APPROVAL</w:t>
      </w:r>
      <w:bookmarkEnd w:id="0"/>
      <w:bookmarkEnd w:id="1"/>
    </w:p>
    <w:p w:rsidR="00137BC4" w:rsidRDefault="00137BC4" w:rsidP="00137BC4"/>
    <w:p w:rsidR="00137BC4" w:rsidRDefault="00137BC4" w:rsidP="00137BC4"/>
    <w:p w:rsidR="00137BC4" w:rsidRDefault="00137BC4" w:rsidP="00137BC4"/>
    <w:p w:rsidR="00137BC4" w:rsidRDefault="00137BC4" w:rsidP="00137BC4"/>
    <w:p w:rsidR="00137BC4" w:rsidRDefault="00137BC4" w:rsidP="00137BC4"/>
    <w:p w:rsidR="00137BC4" w:rsidRDefault="00137BC4" w:rsidP="00137BC4"/>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8"/>
        <w:gridCol w:w="2624"/>
        <w:gridCol w:w="2604"/>
      </w:tblGrid>
      <w:tr w:rsidR="00387A56" w:rsidTr="00137BC4">
        <w:tc>
          <w:tcPr>
            <w:tcW w:w="3268" w:type="dxa"/>
            <w:shd w:val="pct15" w:color="auto" w:fill="auto"/>
            <w:vAlign w:val="center"/>
          </w:tcPr>
          <w:p w:rsidR="00387A56" w:rsidRDefault="00387A56">
            <w:pPr>
              <w:spacing w:before="80" w:after="80"/>
              <w:jc w:val="center"/>
              <w:rPr>
                <w:b/>
                <w:bCs/>
              </w:rPr>
            </w:pPr>
          </w:p>
        </w:tc>
        <w:tc>
          <w:tcPr>
            <w:tcW w:w="2624" w:type="dxa"/>
            <w:shd w:val="pct15" w:color="auto" w:fill="auto"/>
          </w:tcPr>
          <w:p w:rsidR="00387A56" w:rsidRDefault="00387A56">
            <w:pPr>
              <w:spacing w:before="80" w:after="80"/>
              <w:jc w:val="center"/>
              <w:rPr>
                <w:b/>
                <w:bCs/>
              </w:rPr>
            </w:pPr>
            <w:r>
              <w:rPr>
                <w:b/>
                <w:bCs/>
              </w:rPr>
              <w:t>Name</w:t>
            </w:r>
          </w:p>
        </w:tc>
        <w:tc>
          <w:tcPr>
            <w:tcW w:w="2604" w:type="dxa"/>
            <w:shd w:val="pct15" w:color="auto" w:fill="auto"/>
          </w:tcPr>
          <w:p w:rsidR="00387A56" w:rsidRDefault="00387A56">
            <w:pPr>
              <w:spacing w:before="80" w:after="80"/>
              <w:jc w:val="center"/>
              <w:rPr>
                <w:b/>
                <w:bCs/>
              </w:rPr>
            </w:pPr>
            <w:r>
              <w:rPr>
                <w:b/>
                <w:bCs/>
              </w:rPr>
              <w:t>Date</w:t>
            </w:r>
          </w:p>
        </w:tc>
      </w:tr>
      <w:tr w:rsidR="00387A56" w:rsidTr="00137BC4">
        <w:tc>
          <w:tcPr>
            <w:tcW w:w="3268" w:type="dxa"/>
            <w:vAlign w:val="center"/>
          </w:tcPr>
          <w:p w:rsidR="00387A56" w:rsidRDefault="00387A56">
            <w:pPr>
              <w:spacing w:before="40" w:after="40"/>
              <w:jc w:val="center"/>
            </w:pPr>
          </w:p>
          <w:p w:rsidR="00387A56" w:rsidRDefault="00387A56">
            <w:pPr>
              <w:spacing w:before="40" w:after="40"/>
              <w:jc w:val="center"/>
            </w:pPr>
            <w:r>
              <w:t>Verified by:</w:t>
            </w:r>
          </w:p>
          <w:p w:rsidR="00387A56" w:rsidRDefault="00387A56">
            <w:pPr>
              <w:spacing w:before="40" w:after="40"/>
              <w:jc w:val="center"/>
            </w:pPr>
          </w:p>
          <w:p w:rsidR="00387A56" w:rsidRDefault="00387A56">
            <w:pPr>
              <w:spacing w:before="40" w:after="40"/>
              <w:jc w:val="center"/>
            </w:pPr>
            <w:r>
              <w:t>________________________</w:t>
            </w:r>
          </w:p>
          <w:p w:rsidR="00842D27" w:rsidRDefault="00842D27">
            <w:pPr>
              <w:spacing w:before="40" w:after="40"/>
              <w:jc w:val="center"/>
            </w:pPr>
          </w:p>
          <w:p w:rsidR="00842D27" w:rsidRDefault="00387A56" w:rsidP="00842D27">
            <w:pPr>
              <w:spacing w:before="40" w:after="40"/>
              <w:jc w:val="center"/>
            </w:pPr>
            <w:r>
              <w:t>Project Leader</w:t>
            </w:r>
          </w:p>
          <w:p w:rsidR="00842D27" w:rsidRDefault="00842D27" w:rsidP="00842D27">
            <w:pPr>
              <w:spacing w:before="40" w:after="40"/>
              <w:jc w:val="center"/>
            </w:pPr>
          </w:p>
        </w:tc>
        <w:tc>
          <w:tcPr>
            <w:tcW w:w="2624" w:type="dxa"/>
          </w:tcPr>
          <w:p w:rsidR="00387A56" w:rsidRDefault="00387A56">
            <w:pPr>
              <w:spacing w:before="40" w:after="40"/>
            </w:pPr>
          </w:p>
        </w:tc>
        <w:tc>
          <w:tcPr>
            <w:tcW w:w="2604" w:type="dxa"/>
          </w:tcPr>
          <w:p w:rsidR="00387A56" w:rsidRDefault="00387A56">
            <w:pPr>
              <w:spacing w:before="40" w:after="40"/>
            </w:pPr>
          </w:p>
        </w:tc>
      </w:tr>
      <w:tr w:rsidR="00387A56" w:rsidTr="00137BC4">
        <w:tc>
          <w:tcPr>
            <w:tcW w:w="3268" w:type="dxa"/>
            <w:vAlign w:val="center"/>
          </w:tcPr>
          <w:p w:rsidR="00387A56" w:rsidRDefault="00387A56">
            <w:pPr>
              <w:spacing w:before="40" w:after="40"/>
              <w:jc w:val="center"/>
            </w:pPr>
          </w:p>
          <w:p w:rsidR="00387A56" w:rsidRDefault="00387A56">
            <w:pPr>
              <w:spacing w:before="40" w:after="40"/>
              <w:jc w:val="center"/>
            </w:pPr>
            <w:r>
              <w:t>Authenticated by:</w:t>
            </w:r>
          </w:p>
          <w:p w:rsidR="00387A56" w:rsidRDefault="00387A56">
            <w:pPr>
              <w:spacing w:before="40" w:after="40"/>
              <w:jc w:val="center"/>
            </w:pPr>
          </w:p>
          <w:p w:rsidR="00387A56" w:rsidRDefault="00387A56">
            <w:pPr>
              <w:spacing w:before="40" w:after="40"/>
              <w:jc w:val="center"/>
            </w:pPr>
            <w:r>
              <w:t>________________________</w:t>
            </w:r>
          </w:p>
          <w:p w:rsidR="00842D27" w:rsidRDefault="00842D27">
            <w:pPr>
              <w:spacing w:before="40" w:after="40"/>
              <w:jc w:val="center"/>
            </w:pPr>
          </w:p>
          <w:p w:rsidR="00842D27" w:rsidRDefault="00387A56" w:rsidP="00842D27">
            <w:pPr>
              <w:spacing w:before="40" w:after="40"/>
              <w:jc w:val="center"/>
            </w:pPr>
            <w:r>
              <w:t>Project Manager</w:t>
            </w:r>
          </w:p>
          <w:p w:rsidR="00842D27" w:rsidRDefault="00842D27" w:rsidP="00842D27">
            <w:pPr>
              <w:spacing w:before="40" w:after="40"/>
              <w:jc w:val="center"/>
            </w:pPr>
          </w:p>
        </w:tc>
        <w:tc>
          <w:tcPr>
            <w:tcW w:w="2624" w:type="dxa"/>
          </w:tcPr>
          <w:p w:rsidR="00387A56" w:rsidRDefault="00387A56">
            <w:pPr>
              <w:spacing w:before="40" w:after="40"/>
            </w:pPr>
          </w:p>
        </w:tc>
        <w:tc>
          <w:tcPr>
            <w:tcW w:w="2604" w:type="dxa"/>
          </w:tcPr>
          <w:p w:rsidR="00387A56" w:rsidRDefault="00387A56">
            <w:pPr>
              <w:spacing w:before="40" w:after="40"/>
            </w:pPr>
          </w:p>
        </w:tc>
      </w:tr>
      <w:tr w:rsidR="00387A56" w:rsidTr="00137BC4">
        <w:tc>
          <w:tcPr>
            <w:tcW w:w="3268" w:type="dxa"/>
            <w:vAlign w:val="center"/>
          </w:tcPr>
          <w:p w:rsidR="00387A56" w:rsidRDefault="00387A56">
            <w:pPr>
              <w:spacing w:before="40" w:after="40"/>
              <w:jc w:val="center"/>
            </w:pPr>
          </w:p>
          <w:p w:rsidR="00842D27" w:rsidRDefault="00387A56" w:rsidP="00842D27">
            <w:pPr>
              <w:spacing w:before="40" w:after="40"/>
              <w:jc w:val="center"/>
            </w:pPr>
            <w:r>
              <w:t>Approved by:</w:t>
            </w:r>
          </w:p>
          <w:p w:rsidR="00842D27" w:rsidRDefault="00842D27" w:rsidP="00842D27">
            <w:pPr>
              <w:spacing w:before="40" w:after="40"/>
              <w:jc w:val="center"/>
            </w:pPr>
          </w:p>
          <w:p w:rsidR="00387A56" w:rsidRDefault="00387A56" w:rsidP="00842D27">
            <w:pPr>
              <w:spacing w:before="40" w:after="40"/>
              <w:jc w:val="center"/>
            </w:pPr>
            <w:r>
              <w:t>________________________</w:t>
            </w:r>
          </w:p>
          <w:p w:rsidR="00842D27" w:rsidRDefault="00842D27" w:rsidP="00CD2EF3">
            <w:pPr>
              <w:pStyle w:val="Header"/>
              <w:tabs>
                <w:tab w:val="clear" w:pos="4320"/>
                <w:tab w:val="clear" w:pos="8640"/>
              </w:tabs>
              <w:spacing w:before="40" w:after="40"/>
              <w:jc w:val="center"/>
            </w:pPr>
          </w:p>
          <w:p w:rsidR="00387A56" w:rsidRDefault="00387A56" w:rsidP="00842D27">
            <w:pPr>
              <w:pStyle w:val="Header"/>
              <w:tabs>
                <w:tab w:val="clear" w:pos="4320"/>
                <w:tab w:val="clear" w:pos="8640"/>
              </w:tabs>
              <w:spacing w:before="40" w:after="40"/>
              <w:jc w:val="center"/>
            </w:pPr>
            <w:r>
              <w:t>Client</w:t>
            </w:r>
          </w:p>
          <w:p w:rsidR="00842D27" w:rsidRDefault="00842D27" w:rsidP="005864A2">
            <w:pPr>
              <w:pStyle w:val="Header"/>
              <w:tabs>
                <w:tab w:val="clear" w:pos="4320"/>
                <w:tab w:val="clear" w:pos="8640"/>
              </w:tabs>
              <w:spacing w:before="40" w:after="40"/>
              <w:jc w:val="center"/>
            </w:pPr>
          </w:p>
        </w:tc>
        <w:tc>
          <w:tcPr>
            <w:tcW w:w="2624" w:type="dxa"/>
          </w:tcPr>
          <w:p w:rsidR="00387A56" w:rsidRDefault="00387A56">
            <w:pPr>
              <w:spacing w:before="40" w:after="40"/>
            </w:pPr>
          </w:p>
        </w:tc>
        <w:tc>
          <w:tcPr>
            <w:tcW w:w="2604" w:type="dxa"/>
          </w:tcPr>
          <w:p w:rsidR="00387A56" w:rsidRDefault="00387A56">
            <w:pPr>
              <w:spacing w:before="40" w:after="40"/>
            </w:pPr>
          </w:p>
        </w:tc>
      </w:tr>
    </w:tbl>
    <w:p w:rsidR="00387A56" w:rsidRDefault="00387A56" w:rsidP="005453A0"/>
    <w:p w:rsidR="00387A56" w:rsidRDefault="00387A56" w:rsidP="00654FE9"/>
    <w:p w:rsidR="006E3A19" w:rsidRDefault="00387A56" w:rsidP="006E3A19">
      <w:r>
        <w:tab/>
        <w:t>Software: Microsoft Word 20</w:t>
      </w:r>
      <w:r w:rsidR="006407E6">
        <w:t>10</w:t>
      </w:r>
    </w:p>
    <w:p w:rsidR="005453C8" w:rsidRDefault="005453C8" w:rsidP="006E3A19"/>
    <w:p w:rsidR="006E3A19" w:rsidRDefault="006E3A19" w:rsidP="006E3A19">
      <w:r>
        <w:tab/>
        <w:t>Software: Enterprise Architect 8.0.864</w:t>
      </w:r>
    </w:p>
    <w:p w:rsidR="00387A56" w:rsidRDefault="00387A56">
      <w:pPr>
        <w:pStyle w:val="Header"/>
        <w:tabs>
          <w:tab w:val="clear" w:pos="4320"/>
          <w:tab w:val="clear" w:pos="8640"/>
        </w:tabs>
      </w:pPr>
    </w:p>
    <w:p w:rsidR="00387A56" w:rsidRDefault="00387A56">
      <w:r>
        <w:tab/>
        <w:t>Archiving place: C:\ (</w:t>
      </w:r>
      <w:r>
        <w:rPr>
          <w:i/>
          <w:iCs/>
        </w:rPr>
        <w:t>Where you place an archive</w:t>
      </w:r>
      <w:r>
        <w:t>)</w:t>
      </w:r>
    </w:p>
    <w:p w:rsidR="00387A56" w:rsidRDefault="00387A56"/>
    <w:p w:rsidR="00387A56" w:rsidRDefault="00387A56" w:rsidP="00101CCA">
      <w:pPr>
        <w:pStyle w:val="Index1"/>
      </w:pPr>
      <w:r>
        <w:t>Copies available: .</w:t>
      </w:r>
      <w:r w:rsidR="00101CCA">
        <w:t>DOCX</w:t>
      </w:r>
      <w:r>
        <w:t>, .PDF</w:t>
      </w:r>
      <w:r w:rsidR="009D3EFD">
        <w:t>, .EAP</w:t>
      </w:r>
      <w:r>
        <w:t xml:space="preserve"> format and CD-ROM</w:t>
      </w:r>
    </w:p>
    <w:p w:rsidR="00387A56" w:rsidRDefault="00387A56" w:rsidP="00D70F20">
      <w:pPr>
        <w:pStyle w:val="Heading1"/>
        <w:numPr>
          <w:ilvl w:val="0"/>
          <w:numId w:val="0"/>
        </w:numPr>
      </w:pPr>
      <w:r>
        <w:br w:type="page"/>
      </w:r>
      <w:bookmarkStart w:id="2" w:name="_Toc370719494"/>
      <w:bookmarkStart w:id="3" w:name="_Toc371545678"/>
      <w:r>
        <w:t>REVISION HISTORY</w:t>
      </w:r>
      <w:bookmarkEnd w:id="2"/>
      <w:bookmarkEnd w:id="3"/>
    </w:p>
    <w:p w:rsidR="00387A56" w:rsidRDefault="00387A56"/>
    <w:p w:rsidR="00387A56" w:rsidRDefault="00387A56">
      <w:pPr>
        <w:rPr>
          <w:rFonts w:cs="Arial"/>
        </w:rPr>
      </w:pPr>
    </w:p>
    <w:tbl>
      <w:tblPr>
        <w:tblW w:w="9000" w:type="dxa"/>
        <w:tblInd w:w="1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30"/>
        <w:gridCol w:w="7470"/>
      </w:tblGrid>
      <w:tr w:rsidR="00387A56">
        <w:trPr>
          <w:trHeight w:val="1098"/>
        </w:trPr>
        <w:tc>
          <w:tcPr>
            <w:tcW w:w="1530" w:type="dxa"/>
            <w:tcBorders>
              <w:top w:val="double" w:sz="6" w:space="0" w:color="000000"/>
              <w:bottom w:val="single" w:sz="6" w:space="0" w:color="000000"/>
            </w:tcBorders>
            <w:shd w:val="pct15" w:color="auto" w:fill="FFFFFF"/>
          </w:tcPr>
          <w:p w:rsidR="00387A56" w:rsidRDefault="00387A56">
            <w:pPr>
              <w:spacing w:before="160"/>
              <w:jc w:val="center"/>
              <w:rPr>
                <w:rFonts w:cs="Arial"/>
                <w:b/>
                <w:caps/>
              </w:rPr>
            </w:pPr>
          </w:p>
          <w:p w:rsidR="00387A56" w:rsidRDefault="00387A56">
            <w:pPr>
              <w:spacing w:before="160"/>
              <w:jc w:val="center"/>
              <w:rPr>
                <w:rFonts w:cs="Arial"/>
                <w:b/>
                <w:caps/>
              </w:rPr>
            </w:pPr>
            <w:r>
              <w:rPr>
                <w:rFonts w:cs="Arial"/>
                <w:b/>
                <w:caps/>
              </w:rPr>
              <w:t>revision</w:t>
            </w:r>
          </w:p>
          <w:p w:rsidR="00387A56" w:rsidRDefault="00387A56">
            <w:pPr>
              <w:spacing w:before="160"/>
              <w:jc w:val="center"/>
              <w:rPr>
                <w:rFonts w:cs="Arial"/>
                <w:b/>
                <w:caps/>
              </w:rPr>
            </w:pPr>
          </w:p>
          <w:p w:rsidR="00387A56" w:rsidRDefault="00387A56">
            <w:pPr>
              <w:spacing w:before="160"/>
              <w:jc w:val="center"/>
              <w:rPr>
                <w:rFonts w:cs="Arial"/>
                <w:b/>
                <w:caps/>
              </w:rPr>
            </w:pPr>
          </w:p>
        </w:tc>
        <w:tc>
          <w:tcPr>
            <w:tcW w:w="7470" w:type="dxa"/>
            <w:tcBorders>
              <w:top w:val="double" w:sz="6" w:space="0" w:color="000000"/>
              <w:bottom w:val="single" w:sz="6" w:space="0" w:color="000000"/>
            </w:tcBorders>
            <w:shd w:val="pct15" w:color="auto" w:fill="FFFFFF"/>
          </w:tcPr>
          <w:p w:rsidR="00387A56" w:rsidRDefault="00387A56">
            <w:pPr>
              <w:spacing w:before="160"/>
              <w:jc w:val="center"/>
              <w:rPr>
                <w:rFonts w:cs="Arial"/>
                <w:b/>
                <w:caps/>
              </w:rPr>
            </w:pPr>
          </w:p>
          <w:p w:rsidR="00387A56" w:rsidRDefault="00387A56">
            <w:pPr>
              <w:spacing w:before="160"/>
              <w:jc w:val="center"/>
              <w:rPr>
                <w:rFonts w:cs="Arial"/>
                <w:b/>
                <w:caps/>
              </w:rPr>
            </w:pPr>
            <w:r>
              <w:rPr>
                <w:rFonts w:cs="Arial"/>
                <w:b/>
                <w:caps/>
              </w:rPr>
              <w:t>description</w:t>
            </w:r>
          </w:p>
        </w:tc>
      </w:tr>
      <w:tr w:rsidR="00387A56">
        <w:tc>
          <w:tcPr>
            <w:tcW w:w="1530" w:type="dxa"/>
            <w:tcBorders>
              <w:top w:val="nil"/>
            </w:tcBorders>
          </w:tcPr>
          <w:p w:rsidR="00387A56" w:rsidRDefault="00387A56">
            <w:pPr>
              <w:pStyle w:val="CoverInfo"/>
              <w:spacing w:before="0"/>
              <w:rPr>
                <w:rFonts w:cs="Arial"/>
                <w:b/>
                <w:sz w:val="20"/>
              </w:rPr>
            </w:pPr>
          </w:p>
          <w:p w:rsidR="00387A56" w:rsidRDefault="00387A56">
            <w:pPr>
              <w:pStyle w:val="CoverInfo"/>
              <w:spacing w:before="0"/>
              <w:rPr>
                <w:rFonts w:cs="Arial"/>
                <w:b/>
                <w:sz w:val="20"/>
              </w:rPr>
            </w:pPr>
            <w:r>
              <w:rPr>
                <w:rFonts w:cs="Arial"/>
                <w:b/>
                <w:sz w:val="20"/>
              </w:rPr>
              <w:t>A</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Borders>
              <w:top w:val="nil"/>
            </w:tcBorders>
          </w:tcPr>
          <w:p w:rsidR="00387A56" w:rsidRDefault="00387A56">
            <w:pPr>
              <w:pStyle w:val="CoverInfo"/>
              <w:spacing w:before="0"/>
              <w:jc w:val="both"/>
              <w:rPr>
                <w:rFonts w:cs="Arial"/>
                <w:sz w:val="20"/>
              </w:rPr>
            </w:pPr>
          </w:p>
          <w:p w:rsidR="00387A56" w:rsidRDefault="00387A56">
            <w:pPr>
              <w:pStyle w:val="CoverInfo"/>
              <w:spacing w:before="0"/>
              <w:jc w:val="both"/>
              <w:rPr>
                <w:rFonts w:cs="Arial"/>
                <w:sz w:val="20"/>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B</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Pr>
          <w:p w:rsidR="00387A56" w:rsidRDefault="00387A56">
            <w:pPr>
              <w:jc w:val="both"/>
              <w:rPr>
                <w:rFonts w:cs="Arial"/>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C</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Pr>
          <w:p w:rsidR="00387A56" w:rsidRDefault="00387A56">
            <w:pPr>
              <w:jc w:val="both"/>
              <w:rPr>
                <w:rFonts w:cs="Arial"/>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D</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Pr>
          <w:p w:rsidR="00387A56" w:rsidRDefault="00387A56">
            <w:pPr>
              <w:jc w:val="both"/>
              <w:rPr>
                <w:rFonts w:cs="Arial"/>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E</w:t>
            </w:r>
          </w:p>
          <w:p w:rsidR="00387A56" w:rsidRDefault="00387A56">
            <w:pPr>
              <w:jc w:val="center"/>
              <w:rPr>
                <w:rFonts w:cs="Arial"/>
                <w:b/>
              </w:rPr>
            </w:pPr>
          </w:p>
          <w:p w:rsidR="00387A56" w:rsidRDefault="00387A56">
            <w:pPr>
              <w:rPr>
                <w:rFonts w:cs="Arial"/>
                <w:b/>
              </w:rPr>
            </w:pPr>
          </w:p>
          <w:p w:rsidR="00387A56" w:rsidRDefault="00387A56">
            <w:pPr>
              <w:rPr>
                <w:rFonts w:cs="Arial"/>
                <w:b/>
              </w:rPr>
            </w:pPr>
          </w:p>
        </w:tc>
        <w:tc>
          <w:tcPr>
            <w:tcW w:w="7470" w:type="dxa"/>
          </w:tcPr>
          <w:p w:rsidR="00387A56" w:rsidRDefault="00387A56">
            <w:pPr>
              <w:jc w:val="both"/>
              <w:rPr>
                <w:rFonts w:cs="Arial"/>
              </w:rPr>
            </w:pPr>
          </w:p>
        </w:tc>
      </w:tr>
    </w:tbl>
    <w:p w:rsidR="00387A56" w:rsidRDefault="00387A56">
      <w:pPr>
        <w:jc w:val="both"/>
        <w:rPr>
          <w:rFonts w:cs="Arial"/>
        </w:rPr>
      </w:pPr>
    </w:p>
    <w:p w:rsidR="00387A56" w:rsidRDefault="00387A56">
      <w:pPr>
        <w:jc w:val="both"/>
        <w:rPr>
          <w:rFonts w:cs="Arial"/>
        </w:rPr>
      </w:pPr>
    </w:p>
    <w:tbl>
      <w:tblPr>
        <w:tblW w:w="9000" w:type="dxa"/>
        <w:tblInd w:w="1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885"/>
        <w:gridCol w:w="1800"/>
        <w:gridCol w:w="1800"/>
        <w:gridCol w:w="1800"/>
        <w:gridCol w:w="1715"/>
      </w:tblGrid>
      <w:tr w:rsidR="00ED51D4" w:rsidTr="00963DAD">
        <w:tc>
          <w:tcPr>
            <w:tcW w:w="1047" w:type="pct"/>
            <w:tcBorders>
              <w:top w:val="double" w:sz="6" w:space="0" w:color="000000"/>
              <w:bottom w:val="single" w:sz="6" w:space="0" w:color="000000"/>
            </w:tcBorders>
            <w:shd w:val="pct15" w:color="auto" w:fill="auto"/>
          </w:tcPr>
          <w:p w:rsidR="00ED51D4" w:rsidRDefault="00ED51D4">
            <w:pPr>
              <w:pStyle w:val="Header"/>
              <w:tabs>
                <w:tab w:val="clear" w:pos="4320"/>
                <w:tab w:val="clear" w:pos="8640"/>
              </w:tabs>
              <w:spacing w:after="100" w:line="400" w:lineRule="atLeast"/>
              <w:rPr>
                <w:rFonts w:cs="Arial"/>
                <w:b/>
                <w:bCs/>
                <w:caps/>
              </w:rPr>
            </w:pPr>
            <w:r>
              <w:rPr>
                <w:rFonts w:cs="Arial"/>
                <w:b/>
                <w:bCs/>
              </w:rPr>
              <w:t>Ind.+ Date</w:t>
            </w:r>
          </w:p>
        </w:tc>
        <w:tc>
          <w:tcPr>
            <w:tcW w:w="1000" w:type="pct"/>
            <w:tcBorders>
              <w:top w:val="double" w:sz="6" w:space="0" w:color="000000"/>
              <w:bottom w:val="single" w:sz="6" w:space="0" w:color="000000"/>
            </w:tcBorders>
            <w:shd w:val="pct15" w:color="auto" w:fill="auto"/>
          </w:tcPr>
          <w:p w:rsidR="00ED51D4" w:rsidRDefault="00ED51D4">
            <w:pPr>
              <w:pStyle w:val="Header"/>
              <w:tabs>
                <w:tab w:val="clear" w:pos="4320"/>
                <w:tab w:val="clear" w:pos="8640"/>
              </w:tabs>
              <w:spacing w:after="100" w:line="400" w:lineRule="atLeast"/>
              <w:jc w:val="center"/>
              <w:rPr>
                <w:rFonts w:cs="Arial"/>
                <w:b/>
                <w:bCs/>
                <w:caps/>
              </w:rPr>
            </w:pPr>
            <w:r>
              <w:rPr>
                <w:rFonts w:cs="Arial"/>
                <w:b/>
                <w:bCs/>
                <w:caps/>
              </w:rPr>
              <w:t>A</w:t>
            </w:r>
          </w:p>
        </w:tc>
        <w:tc>
          <w:tcPr>
            <w:tcW w:w="1000" w:type="pct"/>
            <w:tcBorders>
              <w:top w:val="double" w:sz="6" w:space="0" w:color="000000"/>
              <w:bottom w:val="single" w:sz="6" w:space="0" w:color="000000"/>
            </w:tcBorders>
            <w:shd w:val="pct15" w:color="auto" w:fill="auto"/>
          </w:tcPr>
          <w:p w:rsidR="00ED51D4" w:rsidRDefault="00ED51D4">
            <w:pPr>
              <w:spacing w:after="100" w:line="400" w:lineRule="atLeast"/>
              <w:jc w:val="center"/>
              <w:rPr>
                <w:rFonts w:cs="Arial"/>
                <w:b/>
                <w:bCs/>
                <w:caps/>
              </w:rPr>
            </w:pPr>
            <w:r>
              <w:rPr>
                <w:rFonts w:cs="Arial"/>
                <w:b/>
                <w:bCs/>
                <w:caps/>
              </w:rPr>
              <w:t>B</w:t>
            </w:r>
          </w:p>
        </w:tc>
        <w:tc>
          <w:tcPr>
            <w:tcW w:w="1000" w:type="pct"/>
            <w:tcBorders>
              <w:top w:val="double" w:sz="6" w:space="0" w:color="000000"/>
              <w:bottom w:val="single" w:sz="6" w:space="0" w:color="000000"/>
            </w:tcBorders>
            <w:shd w:val="pct15" w:color="auto" w:fill="auto"/>
          </w:tcPr>
          <w:p w:rsidR="00ED51D4" w:rsidRDefault="00ED51D4">
            <w:pPr>
              <w:spacing w:after="100" w:line="400" w:lineRule="atLeast"/>
              <w:jc w:val="center"/>
              <w:rPr>
                <w:rFonts w:cs="Arial"/>
                <w:b/>
                <w:bCs/>
                <w:caps/>
              </w:rPr>
            </w:pPr>
            <w:r>
              <w:rPr>
                <w:rFonts w:cs="Arial"/>
                <w:b/>
                <w:bCs/>
                <w:caps/>
              </w:rPr>
              <w:t>C</w:t>
            </w:r>
          </w:p>
        </w:tc>
        <w:tc>
          <w:tcPr>
            <w:tcW w:w="953" w:type="pct"/>
            <w:tcBorders>
              <w:top w:val="double" w:sz="6" w:space="0" w:color="000000"/>
              <w:bottom w:val="single" w:sz="6" w:space="0" w:color="000000"/>
            </w:tcBorders>
            <w:shd w:val="pct15" w:color="auto" w:fill="auto"/>
          </w:tcPr>
          <w:p w:rsidR="00ED51D4" w:rsidRDefault="00ED51D4">
            <w:pPr>
              <w:spacing w:after="100" w:line="400" w:lineRule="atLeast"/>
              <w:jc w:val="center"/>
              <w:rPr>
                <w:rFonts w:cs="Arial"/>
                <w:b/>
                <w:bCs/>
                <w:caps/>
              </w:rPr>
            </w:pPr>
            <w:r>
              <w:rPr>
                <w:rFonts w:cs="Arial"/>
                <w:b/>
                <w:bCs/>
                <w:caps/>
              </w:rPr>
              <w:t>D</w:t>
            </w:r>
          </w:p>
        </w:tc>
      </w:tr>
      <w:tr w:rsidR="00963DAD" w:rsidTr="00963DAD">
        <w:tc>
          <w:tcPr>
            <w:tcW w:w="1047" w:type="pct"/>
            <w:tcBorders>
              <w:top w:val="single" w:sz="6" w:space="0" w:color="000000"/>
            </w:tcBorders>
          </w:tcPr>
          <w:p w:rsidR="00963DAD" w:rsidRDefault="00963DAD">
            <w:pPr>
              <w:spacing w:before="120" w:after="60"/>
              <w:rPr>
                <w:rFonts w:cs="Arial"/>
                <w:b/>
                <w:bCs/>
              </w:rPr>
            </w:pPr>
            <w:r>
              <w:rPr>
                <w:rFonts w:cs="Arial"/>
                <w:b/>
                <w:bCs/>
              </w:rPr>
              <w:t>Written by</w:t>
            </w:r>
          </w:p>
        </w:tc>
        <w:tc>
          <w:tcPr>
            <w:tcW w:w="1000"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 xml:space="preserve">MIMI SAFINAZ JAMALUDDIN </w:t>
            </w:r>
          </w:p>
        </w:tc>
        <w:tc>
          <w:tcPr>
            <w:tcW w:w="1000"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POUYA JAVADZADEH</w:t>
            </w:r>
          </w:p>
        </w:tc>
        <w:tc>
          <w:tcPr>
            <w:tcW w:w="1000"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 xml:space="preserve">JAMMEL </w:t>
            </w:r>
            <w:r>
              <w:rPr>
                <w:rFonts w:cs="Arial"/>
                <w:sz w:val="18"/>
                <w:szCs w:val="18"/>
              </w:rPr>
              <w:t>MONA</w:t>
            </w:r>
          </w:p>
        </w:tc>
        <w:tc>
          <w:tcPr>
            <w:tcW w:w="953"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MAZIDAH BINTI MAT REJAB</w:t>
            </w:r>
          </w:p>
        </w:tc>
      </w:tr>
      <w:tr w:rsidR="00963DAD" w:rsidTr="00963DAD">
        <w:tc>
          <w:tcPr>
            <w:tcW w:w="1047" w:type="pct"/>
          </w:tcPr>
          <w:p w:rsidR="00963DAD" w:rsidRDefault="00963DAD">
            <w:pPr>
              <w:spacing w:before="120" w:after="60"/>
              <w:rPr>
                <w:rFonts w:cs="Arial"/>
                <w:b/>
                <w:bCs/>
              </w:rPr>
            </w:pPr>
            <w:r>
              <w:rPr>
                <w:rFonts w:cs="Arial"/>
                <w:b/>
                <w:bCs/>
              </w:rPr>
              <w:t>Verified by</w:t>
            </w:r>
          </w:p>
        </w:tc>
        <w:tc>
          <w:tcPr>
            <w:tcW w:w="1000" w:type="pct"/>
          </w:tcPr>
          <w:p w:rsidR="00963DAD" w:rsidRDefault="00963DAD">
            <w:pPr>
              <w:spacing w:before="120" w:after="60"/>
              <w:jc w:val="both"/>
              <w:rPr>
                <w:rFonts w:cs="Arial"/>
              </w:rPr>
            </w:pPr>
          </w:p>
        </w:tc>
        <w:tc>
          <w:tcPr>
            <w:tcW w:w="1000" w:type="pct"/>
          </w:tcPr>
          <w:p w:rsidR="00963DAD" w:rsidRDefault="00963DAD">
            <w:pPr>
              <w:spacing w:before="120" w:after="60"/>
              <w:jc w:val="both"/>
              <w:rPr>
                <w:rFonts w:cs="Arial"/>
              </w:rPr>
            </w:pPr>
          </w:p>
        </w:tc>
        <w:tc>
          <w:tcPr>
            <w:tcW w:w="1000" w:type="pct"/>
          </w:tcPr>
          <w:p w:rsidR="00963DAD" w:rsidRDefault="00963DAD">
            <w:pPr>
              <w:spacing w:before="120" w:after="60"/>
              <w:jc w:val="both"/>
              <w:rPr>
                <w:rFonts w:cs="Arial"/>
              </w:rPr>
            </w:pPr>
          </w:p>
        </w:tc>
        <w:tc>
          <w:tcPr>
            <w:tcW w:w="953" w:type="pct"/>
          </w:tcPr>
          <w:p w:rsidR="00963DAD" w:rsidRDefault="00963DAD">
            <w:pPr>
              <w:spacing w:before="120" w:after="60"/>
              <w:jc w:val="both"/>
              <w:rPr>
                <w:rFonts w:cs="Arial"/>
              </w:rPr>
            </w:pPr>
          </w:p>
        </w:tc>
      </w:tr>
      <w:tr w:rsidR="00963DAD" w:rsidTr="00963DAD">
        <w:tc>
          <w:tcPr>
            <w:tcW w:w="1047" w:type="pct"/>
          </w:tcPr>
          <w:p w:rsidR="00963DAD" w:rsidRDefault="00963DAD">
            <w:pPr>
              <w:spacing w:before="120" w:after="60"/>
              <w:rPr>
                <w:rFonts w:cs="Arial"/>
                <w:b/>
                <w:bCs/>
              </w:rPr>
            </w:pPr>
            <w:r>
              <w:rPr>
                <w:rFonts w:cs="Arial"/>
                <w:b/>
                <w:bCs/>
              </w:rPr>
              <w:t>Authenticated by</w:t>
            </w:r>
          </w:p>
        </w:tc>
        <w:tc>
          <w:tcPr>
            <w:tcW w:w="1000" w:type="pct"/>
          </w:tcPr>
          <w:p w:rsidR="00963DAD" w:rsidRDefault="00963DAD">
            <w:pPr>
              <w:spacing w:before="120" w:after="60"/>
              <w:rPr>
                <w:rFonts w:cs="Arial"/>
              </w:rPr>
            </w:pPr>
          </w:p>
        </w:tc>
        <w:tc>
          <w:tcPr>
            <w:tcW w:w="1000" w:type="pct"/>
          </w:tcPr>
          <w:p w:rsidR="00963DAD" w:rsidRDefault="00963DAD">
            <w:pPr>
              <w:spacing w:before="120" w:after="60"/>
              <w:rPr>
                <w:rFonts w:cs="Arial"/>
              </w:rPr>
            </w:pPr>
          </w:p>
        </w:tc>
        <w:tc>
          <w:tcPr>
            <w:tcW w:w="1000" w:type="pct"/>
          </w:tcPr>
          <w:p w:rsidR="00963DAD" w:rsidRDefault="00963DAD">
            <w:pPr>
              <w:spacing w:before="120" w:after="60"/>
              <w:rPr>
                <w:rFonts w:cs="Arial"/>
              </w:rPr>
            </w:pPr>
          </w:p>
        </w:tc>
        <w:tc>
          <w:tcPr>
            <w:tcW w:w="953" w:type="pct"/>
          </w:tcPr>
          <w:p w:rsidR="00963DAD" w:rsidRDefault="00963DAD">
            <w:pPr>
              <w:spacing w:before="120" w:after="60"/>
              <w:rPr>
                <w:rFonts w:cs="Arial"/>
              </w:rPr>
            </w:pPr>
          </w:p>
        </w:tc>
      </w:tr>
      <w:tr w:rsidR="00963DAD" w:rsidTr="00963DAD">
        <w:tc>
          <w:tcPr>
            <w:tcW w:w="1047" w:type="pct"/>
          </w:tcPr>
          <w:p w:rsidR="00963DAD" w:rsidRDefault="00963DAD">
            <w:pPr>
              <w:spacing w:after="60" w:line="400" w:lineRule="atLeast"/>
              <w:rPr>
                <w:rFonts w:cs="Arial"/>
                <w:b/>
                <w:bCs/>
              </w:rPr>
            </w:pPr>
            <w:r>
              <w:rPr>
                <w:rFonts w:cs="Arial"/>
                <w:b/>
                <w:bCs/>
              </w:rPr>
              <w:t>Approved by</w:t>
            </w:r>
          </w:p>
        </w:tc>
        <w:tc>
          <w:tcPr>
            <w:tcW w:w="1000" w:type="pct"/>
          </w:tcPr>
          <w:p w:rsidR="00963DAD" w:rsidRDefault="00963DAD">
            <w:pPr>
              <w:spacing w:after="60" w:line="400" w:lineRule="atLeast"/>
              <w:jc w:val="both"/>
              <w:rPr>
                <w:rFonts w:cs="Arial"/>
              </w:rPr>
            </w:pPr>
          </w:p>
        </w:tc>
        <w:tc>
          <w:tcPr>
            <w:tcW w:w="1000" w:type="pct"/>
          </w:tcPr>
          <w:p w:rsidR="00963DAD" w:rsidRDefault="00963DAD">
            <w:pPr>
              <w:spacing w:after="60" w:line="400" w:lineRule="atLeast"/>
              <w:jc w:val="both"/>
              <w:rPr>
                <w:rFonts w:cs="Arial"/>
              </w:rPr>
            </w:pPr>
          </w:p>
        </w:tc>
        <w:tc>
          <w:tcPr>
            <w:tcW w:w="1000" w:type="pct"/>
          </w:tcPr>
          <w:p w:rsidR="00963DAD" w:rsidRDefault="00963DAD">
            <w:pPr>
              <w:spacing w:after="60" w:line="400" w:lineRule="atLeast"/>
              <w:jc w:val="both"/>
              <w:rPr>
                <w:rFonts w:cs="Arial"/>
              </w:rPr>
            </w:pPr>
          </w:p>
        </w:tc>
        <w:tc>
          <w:tcPr>
            <w:tcW w:w="953" w:type="pct"/>
          </w:tcPr>
          <w:p w:rsidR="00963DAD" w:rsidRDefault="00963DAD">
            <w:pPr>
              <w:spacing w:after="60" w:line="400" w:lineRule="atLeast"/>
              <w:jc w:val="both"/>
              <w:rPr>
                <w:rFonts w:cs="Arial"/>
              </w:rPr>
            </w:pPr>
          </w:p>
        </w:tc>
      </w:tr>
    </w:tbl>
    <w:p w:rsidR="00387A56" w:rsidRDefault="00387A56" w:rsidP="00D70F20">
      <w:pPr>
        <w:pStyle w:val="Heading1"/>
        <w:numPr>
          <w:ilvl w:val="0"/>
          <w:numId w:val="0"/>
        </w:numPr>
      </w:pPr>
      <w:r>
        <w:br w:type="page"/>
      </w:r>
      <w:bookmarkStart w:id="4" w:name="_Toc370719495"/>
      <w:bookmarkStart w:id="5" w:name="_Toc371545679"/>
      <w:r>
        <w:t>LIST OF EFFECTIVE PAGES</w:t>
      </w:r>
      <w:bookmarkEnd w:id="4"/>
      <w:bookmarkEnd w:id="5"/>
    </w:p>
    <w:p w:rsidR="00387A56" w:rsidRDefault="00387A56" w:rsidP="00137BC4">
      <w:pPr>
        <w:pStyle w:val="Title"/>
        <w:jc w:val="left"/>
        <w:rPr>
          <w:rFonts w:cs="Arial"/>
          <w:sz w:val="20"/>
        </w:rPr>
      </w:pPr>
    </w:p>
    <w:p w:rsidR="00387A56" w:rsidRDefault="00387A56"/>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2250"/>
        <w:gridCol w:w="2250"/>
        <w:gridCol w:w="2340"/>
      </w:tblGrid>
      <w:tr w:rsidR="00387A56" w:rsidTr="00111017">
        <w:tc>
          <w:tcPr>
            <w:tcW w:w="2160" w:type="dxa"/>
            <w:shd w:val="pct15" w:color="auto" w:fill="auto"/>
            <w:vAlign w:val="center"/>
          </w:tcPr>
          <w:p w:rsidR="00387A56" w:rsidRDefault="00387A56" w:rsidP="00111017">
            <w:pPr>
              <w:pStyle w:val="Title"/>
              <w:spacing w:before="120" w:after="120"/>
              <w:rPr>
                <w:rFonts w:cs="Arial"/>
                <w:sz w:val="20"/>
              </w:rPr>
            </w:pPr>
            <w:r>
              <w:rPr>
                <w:rFonts w:cs="Arial"/>
                <w:sz w:val="20"/>
              </w:rPr>
              <w:t>PAGES</w:t>
            </w:r>
          </w:p>
        </w:tc>
        <w:tc>
          <w:tcPr>
            <w:tcW w:w="2250" w:type="dxa"/>
            <w:shd w:val="pct15" w:color="auto" w:fill="auto"/>
            <w:vAlign w:val="center"/>
          </w:tcPr>
          <w:p w:rsidR="00387A56" w:rsidRDefault="00387A56" w:rsidP="00111017">
            <w:pPr>
              <w:pStyle w:val="Title"/>
              <w:spacing w:before="120" w:after="120"/>
              <w:rPr>
                <w:rFonts w:cs="Arial"/>
                <w:sz w:val="20"/>
              </w:rPr>
            </w:pPr>
            <w:r>
              <w:rPr>
                <w:rFonts w:cs="Arial"/>
                <w:sz w:val="20"/>
              </w:rPr>
              <w:t>REVISION</w:t>
            </w:r>
          </w:p>
        </w:tc>
        <w:tc>
          <w:tcPr>
            <w:tcW w:w="2250" w:type="dxa"/>
            <w:shd w:val="pct15" w:color="auto" w:fill="auto"/>
            <w:vAlign w:val="center"/>
          </w:tcPr>
          <w:p w:rsidR="00387A56" w:rsidRDefault="00387A56" w:rsidP="00111017">
            <w:pPr>
              <w:pStyle w:val="Title"/>
              <w:spacing w:before="120" w:after="120"/>
              <w:rPr>
                <w:rFonts w:cs="Arial"/>
                <w:sz w:val="20"/>
              </w:rPr>
            </w:pPr>
            <w:r>
              <w:rPr>
                <w:rFonts w:cs="Arial"/>
                <w:sz w:val="20"/>
              </w:rPr>
              <w:t>PAGES</w:t>
            </w:r>
          </w:p>
        </w:tc>
        <w:tc>
          <w:tcPr>
            <w:tcW w:w="2340" w:type="dxa"/>
            <w:shd w:val="pct15" w:color="auto" w:fill="auto"/>
            <w:vAlign w:val="center"/>
          </w:tcPr>
          <w:p w:rsidR="00387A56" w:rsidRDefault="00387A56" w:rsidP="00111017">
            <w:pPr>
              <w:pStyle w:val="Title"/>
              <w:spacing w:before="120" w:after="120"/>
              <w:rPr>
                <w:rFonts w:cs="Arial"/>
                <w:sz w:val="20"/>
              </w:rPr>
            </w:pPr>
            <w:r>
              <w:rPr>
                <w:rFonts w:cs="Arial"/>
                <w:sz w:val="20"/>
              </w:rPr>
              <w:t>REVISION</w:t>
            </w:r>
          </w:p>
        </w:tc>
      </w:tr>
      <w:tr w:rsidR="00387A56" w:rsidTr="00111017">
        <w:tc>
          <w:tcPr>
            <w:tcW w:w="2160" w:type="dxa"/>
            <w:vAlign w:val="center"/>
          </w:tcPr>
          <w:p w:rsidR="00387A56" w:rsidRDefault="00387A56" w:rsidP="00111017">
            <w:pPr>
              <w:jc w:val="center"/>
            </w:pPr>
          </w:p>
        </w:tc>
        <w:tc>
          <w:tcPr>
            <w:tcW w:w="2250" w:type="dxa"/>
            <w:vAlign w:val="center"/>
          </w:tcPr>
          <w:p w:rsidR="00387A56" w:rsidRDefault="00387A56" w:rsidP="00111017">
            <w:pPr>
              <w:jc w:val="center"/>
            </w:pPr>
          </w:p>
        </w:tc>
        <w:tc>
          <w:tcPr>
            <w:tcW w:w="2250" w:type="dxa"/>
            <w:vAlign w:val="center"/>
          </w:tcPr>
          <w:p w:rsidR="00387A56" w:rsidRDefault="00387A56" w:rsidP="00111017">
            <w:pPr>
              <w:pStyle w:val="Title"/>
              <w:spacing w:before="80" w:after="80"/>
              <w:rPr>
                <w:rFonts w:cs="Arial"/>
                <w:sz w:val="20"/>
              </w:rPr>
            </w:pPr>
          </w:p>
        </w:tc>
        <w:tc>
          <w:tcPr>
            <w:tcW w:w="2340" w:type="dxa"/>
            <w:vAlign w:val="center"/>
          </w:tcPr>
          <w:p w:rsidR="00387A56" w:rsidRDefault="00387A56" w:rsidP="00111017">
            <w:pPr>
              <w:pStyle w:val="Title"/>
              <w:spacing w:before="80" w:after="80"/>
              <w:rPr>
                <w:rFonts w:cs="Arial"/>
                <w:sz w:val="20"/>
              </w:rPr>
            </w:pPr>
          </w:p>
        </w:tc>
      </w:tr>
    </w:tbl>
    <w:p w:rsidR="00387A56" w:rsidRDefault="00387A56" w:rsidP="00137BC4">
      <w:pPr>
        <w:pStyle w:val="Title"/>
        <w:jc w:val="left"/>
        <w:rPr>
          <w:rFonts w:cs="Arial"/>
          <w:sz w:val="20"/>
        </w:rPr>
      </w:pPr>
    </w:p>
    <w:p w:rsidR="00387A56" w:rsidRDefault="00387A56" w:rsidP="00137BC4">
      <w:pPr>
        <w:pStyle w:val="Title"/>
        <w:jc w:val="left"/>
        <w:rPr>
          <w:rFonts w:cs="Arial"/>
          <w:sz w:val="20"/>
        </w:rPr>
      </w:pPr>
    </w:p>
    <w:p w:rsidR="00387A56" w:rsidRDefault="00387A56">
      <w:pPr>
        <w:pStyle w:val="Title"/>
        <w:rPr>
          <w:rFonts w:cs="Arial"/>
          <w:sz w:val="20"/>
        </w:rPr>
      </w:pPr>
      <w:r>
        <w:rPr>
          <w:rFonts w:cs="Arial"/>
          <w:sz w:val="20"/>
        </w:rPr>
        <w:br w:type="page"/>
      </w:r>
    </w:p>
    <w:p w:rsidR="00387A56" w:rsidRDefault="00387A56" w:rsidP="00D70F20">
      <w:pPr>
        <w:pStyle w:val="Heading1"/>
        <w:numPr>
          <w:ilvl w:val="0"/>
          <w:numId w:val="0"/>
        </w:numPr>
      </w:pPr>
      <w:bookmarkStart w:id="6" w:name="_Toc370719496"/>
      <w:bookmarkStart w:id="7" w:name="_Toc371545680"/>
      <w:r>
        <w:t>TABLE OF CONTENTS</w:t>
      </w:r>
      <w:bookmarkEnd w:id="6"/>
      <w:bookmarkEnd w:id="7"/>
    </w:p>
    <w:p w:rsidR="00387A56" w:rsidRDefault="00387A56"/>
    <w:p w:rsidR="00387A56" w:rsidRDefault="00387A56"/>
    <w:p w:rsidR="00BC06A7" w:rsidRDefault="00387A56">
      <w:pPr>
        <w:pStyle w:val="TOC1"/>
        <w:rPr>
          <w:rFonts w:asciiTheme="minorHAnsi" w:eastAsiaTheme="minorEastAsia" w:hAnsiTheme="minorHAnsi" w:cstheme="minorBidi"/>
          <w:b w:val="0"/>
          <w:noProof/>
          <w:sz w:val="22"/>
          <w:szCs w:val="22"/>
        </w:rPr>
      </w:pPr>
      <w:r>
        <w:rPr>
          <w:b w:val="0"/>
          <w:bCs/>
        </w:rPr>
        <w:fldChar w:fldCharType="begin"/>
      </w:r>
      <w:r>
        <w:rPr>
          <w:b w:val="0"/>
          <w:bCs/>
        </w:rPr>
        <w:instrText xml:space="preserve"> TOC \o "1-3" \h \z </w:instrText>
      </w:r>
      <w:r>
        <w:rPr>
          <w:b w:val="0"/>
          <w:bCs/>
        </w:rPr>
        <w:fldChar w:fldCharType="separate"/>
      </w:r>
      <w:hyperlink w:anchor="_Toc371545677" w:history="1">
        <w:r w:rsidR="00BC06A7" w:rsidRPr="00E4304B">
          <w:rPr>
            <w:rStyle w:val="Hyperlink"/>
            <w:noProof/>
          </w:rPr>
          <w:t>DOCUMENT APPROVAL</w:t>
        </w:r>
        <w:r w:rsidR="00BC06A7">
          <w:rPr>
            <w:noProof/>
            <w:webHidden/>
          </w:rPr>
          <w:tab/>
        </w:r>
        <w:r w:rsidR="00BC06A7">
          <w:rPr>
            <w:noProof/>
            <w:webHidden/>
          </w:rPr>
          <w:fldChar w:fldCharType="begin"/>
        </w:r>
        <w:r w:rsidR="00BC06A7">
          <w:rPr>
            <w:noProof/>
            <w:webHidden/>
          </w:rPr>
          <w:instrText xml:space="preserve"> PAGEREF _Toc371545677 \h </w:instrText>
        </w:r>
        <w:r w:rsidR="00BC06A7">
          <w:rPr>
            <w:noProof/>
            <w:webHidden/>
          </w:rPr>
        </w:r>
        <w:r w:rsidR="00BC06A7">
          <w:rPr>
            <w:noProof/>
            <w:webHidden/>
          </w:rPr>
          <w:fldChar w:fldCharType="separate"/>
        </w:r>
        <w:r w:rsidR="00BC06A7">
          <w:rPr>
            <w:noProof/>
            <w:webHidden/>
          </w:rPr>
          <w:t>i</w:t>
        </w:r>
        <w:r w:rsidR="00BC06A7">
          <w:rPr>
            <w:noProof/>
            <w:webHidden/>
          </w:rPr>
          <w:fldChar w:fldCharType="end"/>
        </w:r>
      </w:hyperlink>
    </w:p>
    <w:p w:rsidR="00BC06A7" w:rsidRDefault="00BC06A7">
      <w:pPr>
        <w:pStyle w:val="TOC1"/>
        <w:rPr>
          <w:rFonts w:asciiTheme="minorHAnsi" w:eastAsiaTheme="minorEastAsia" w:hAnsiTheme="minorHAnsi" w:cstheme="minorBidi"/>
          <w:b w:val="0"/>
          <w:noProof/>
          <w:sz w:val="22"/>
          <w:szCs w:val="22"/>
        </w:rPr>
      </w:pPr>
      <w:hyperlink w:anchor="_Toc371545678" w:history="1">
        <w:r w:rsidRPr="00E4304B">
          <w:rPr>
            <w:rStyle w:val="Hyperlink"/>
            <w:noProof/>
          </w:rPr>
          <w:t>REVISION HISTORY</w:t>
        </w:r>
        <w:r>
          <w:rPr>
            <w:noProof/>
            <w:webHidden/>
          </w:rPr>
          <w:tab/>
        </w:r>
        <w:r>
          <w:rPr>
            <w:noProof/>
            <w:webHidden/>
          </w:rPr>
          <w:fldChar w:fldCharType="begin"/>
        </w:r>
        <w:r>
          <w:rPr>
            <w:noProof/>
            <w:webHidden/>
          </w:rPr>
          <w:instrText xml:space="preserve"> PAGEREF _Toc371545678 \h </w:instrText>
        </w:r>
        <w:r>
          <w:rPr>
            <w:noProof/>
            <w:webHidden/>
          </w:rPr>
        </w:r>
        <w:r>
          <w:rPr>
            <w:noProof/>
            <w:webHidden/>
          </w:rPr>
          <w:fldChar w:fldCharType="separate"/>
        </w:r>
        <w:r>
          <w:rPr>
            <w:noProof/>
            <w:webHidden/>
          </w:rPr>
          <w:t>ii</w:t>
        </w:r>
        <w:r>
          <w:rPr>
            <w:noProof/>
            <w:webHidden/>
          </w:rPr>
          <w:fldChar w:fldCharType="end"/>
        </w:r>
      </w:hyperlink>
    </w:p>
    <w:p w:rsidR="00BC06A7" w:rsidRDefault="00BC06A7">
      <w:pPr>
        <w:pStyle w:val="TOC1"/>
        <w:rPr>
          <w:rFonts w:asciiTheme="minorHAnsi" w:eastAsiaTheme="minorEastAsia" w:hAnsiTheme="minorHAnsi" w:cstheme="minorBidi"/>
          <w:b w:val="0"/>
          <w:noProof/>
          <w:sz w:val="22"/>
          <w:szCs w:val="22"/>
        </w:rPr>
      </w:pPr>
      <w:hyperlink w:anchor="_Toc371545679" w:history="1">
        <w:r w:rsidRPr="00E4304B">
          <w:rPr>
            <w:rStyle w:val="Hyperlink"/>
            <w:noProof/>
          </w:rPr>
          <w:t>LIST OF EFFECTIVE PAGES</w:t>
        </w:r>
        <w:r>
          <w:rPr>
            <w:noProof/>
            <w:webHidden/>
          </w:rPr>
          <w:tab/>
        </w:r>
        <w:r>
          <w:rPr>
            <w:noProof/>
            <w:webHidden/>
          </w:rPr>
          <w:fldChar w:fldCharType="begin"/>
        </w:r>
        <w:r>
          <w:rPr>
            <w:noProof/>
            <w:webHidden/>
          </w:rPr>
          <w:instrText xml:space="preserve"> PAGEREF _Toc371545679 \h </w:instrText>
        </w:r>
        <w:r>
          <w:rPr>
            <w:noProof/>
            <w:webHidden/>
          </w:rPr>
        </w:r>
        <w:r>
          <w:rPr>
            <w:noProof/>
            <w:webHidden/>
          </w:rPr>
          <w:fldChar w:fldCharType="separate"/>
        </w:r>
        <w:r>
          <w:rPr>
            <w:noProof/>
            <w:webHidden/>
          </w:rPr>
          <w:t>iii</w:t>
        </w:r>
        <w:r>
          <w:rPr>
            <w:noProof/>
            <w:webHidden/>
          </w:rPr>
          <w:fldChar w:fldCharType="end"/>
        </w:r>
      </w:hyperlink>
    </w:p>
    <w:p w:rsidR="00BC06A7" w:rsidRDefault="00BC06A7">
      <w:pPr>
        <w:pStyle w:val="TOC1"/>
        <w:rPr>
          <w:rFonts w:asciiTheme="minorHAnsi" w:eastAsiaTheme="minorEastAsia" w:hAnsiTheme="minorHAnsi" w:cstheme="minorBidi"/>
          <w:b w:val="0"/>
          <w:noProof/>
          <w:sz w:val="22"/>
          <w:szCs w:val="22"/>
        </w:rPr>
      </w:pPr>
      <w:hyperlink w:anchor="_Toc371545680" w:history="1">
        <w:r w:rsidRPr="00E4304B">
          <w:rPr>
            <w:rStyle w:val="Hyperlink"/>
            <w:noProof/>
          </w:rPr>
          <w:t>TABLE OF CONTENTS</w:t>
        </w:r>
        <w:r>
          <w:rPr>
            <w:noProof/>
            <w:webHidden/>
          </w:rPr>
          <w:tab/>
        </w:r>
        <w:r>
          <w:rPr>
            <w:noProof/>
            <w:webHidden/>
          </w:rPr>
          <w:fldChar w:fldCharType="begin"/>
        </w:r>
        <w:r>
          <w:rPr>
            <w:noProof/>
            <w:webHidden/>
          </w:rPr>
          <w:instrText xml:space="preserve"> PAGEREF _Toc371545680 \h </w:instrText>
        </w:r>
        <w:r>
          <w:rPr>
            <w:noProof/>
            <w:webHidden/>
          </w:rPr>
        </w:r>
        <w:r>
          <w:rPr>
            <w:noProof/>
            <w:webHidden/>
          </w:rPr>
          <w:fldChar w:fldCharType="separate"/>
        </w:r>
        <w:r>
          <w:rPr>
            <w:noProof/>
            <w:webHidden/>
          </w:rPr>
          <w:t>iv</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681" w:history="1">
        <w:r w:rsidRPr="00E4304B">
          <w:rPr>
            <w:rStyle w:val="Hyperlink"/>
            <w:noProof/>
          </w:rPr>
          <w:t>1</w:t>
        </w:r>
        <w:r>
          <w:rPr>
            <w:rFonts w:asciiTheme="minorHAnsi" w:eastAsiaTheme="minorEastAsia" w:hAnsiTheme="minorHAnsi" w:cstheme="minorBidi"/>
            <w:b w:val="0"/>
            <w:noProof/>
            <w:sz w:val="22"/>
            <w:szCs w:val="22"/>
          </w:rPr>
          <w:tab/>
        </w:r>
        <w:r w:rsidRPr="00E4304B">
          <w:rPr>
            <w:rStyle w:val="Hyperlink"/>
            <w:noProof/>
          </w:rPr>
          <w:t>SCOPE</w:t>
        </w:r>
        <w:r>
          <w:rPr>
            <w:noProof/>
            <w:webHidden/>
          </w:rPr>
          <w:tab/>
        </w:r>
        <w:r>
          <w:rPr>
            <w:noProof/>
            <w:webHidden/>
          </w:rPr>
          <w:fldChar w:fldCharType="begin"/>
        </w:r>
        <w:r>
          <w:rPr>
            <w:noProof/>
            <w:webHidden/>
          </w:rPr>
          <w:instrText xml:space="preserve"> PAGEREF _Toc371545681 \h </w:instrText>
        </w:r>
        <w:r>
          <w:rPr>
            <w:noProof/>
            <w:webHidden/>
          </w:rPr>
        </w:r>
        <w:r>
          <w:rPr>
            <w:noProof/>
            <w:webHidden/>
          </w:rPr>
          <w:fldChar w:fldCharType="separate"/>
        </w:r>
        <w:r>
          <w:rPr>
            <w:noProof/>
            <w:webHidden/>
          </w:rPr>
          <w:t>1</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2" w:history="1">
        <w:r w:rsidRPr="00E4304B">
          <w:rPr>
            <w:rStyle w:val="Hyperlink"/>
            <w:noProof/>
          </w:rPr>
          <w:t>1.1</w:t>
        </w:r>
        <w:r>
          <w:rPr>
            <w:rFonts w:asciiTheme="minorHAnsi" w:eastAsiaTheme="minorEastAsia" w:hAnsiTheme="minorHAnsi" w:cstheme="minorBidi"/>
            <w:noProof/>
            <w:sz w:val="22"/>
            <w:szCs w:val="22"/>
          </w:rPr>
          <w:tab/>
        </w:r>
        <w:r w:rsidRPr="00E4304B">
          <w:rPr>
            <w:rStyle w:val="Hyperlink"/>
            <w:noProof/>
          </w:rPr>
          <w:t>Identification</w:t>
        </w:r>
        <w:r>
          <w:rPr>
            <w:noProof/>
            <w:webHidden/>
          </w:rPr>
          <w:tab/>
        </w:r>
        <w:r>
          <w:rPr>
            <w:noProof/>
            <w:webHidden/>
          </w:rPr>
          <w:fldChar w:fldCharType="begin"/>
        </w:r>
        <w:r>
          <w:rPr>
            <w:noProof/>
            <w:webHidden/>
          </w:rPr>
          <w:instrText xml:space="preserve"> PAGEREF _Toc371545682 \h </w:instrText>
        </w:r>
        <w:r>
          <w:rPr>
            <w:noProof/>
            <w:webHidden/>
          </w:rPr>
        </w:r>
        <w:r>
          <w:rPr>
            <w:noProof/>
            <w:webHidden/>
          </w:rPr>
          <w:fldChar w:fldCharType="separate"/>
        </w:r>
        <w:r>
          <w:rPr>
            <w:noProof/>
            <w:webHidden/>
          </w:rPr>
          <w:t>1</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3" w:history="1">
        <w:r w:rsidRPr="00E4304B">
          <w:rPr>
            <w:rStyle w:val="Hyperlink"/>
            <w:noProof/>
          </w:rPr>
          <w:t>1.2</w:t>
        </w:r>
        <w:r>
          <w:rPr>
            <w:rFonts w:asciiTheme="minorHAnsi" w:eastAsiaTheme="minorEastAsia" w:hAnsiTheme="minorHAnsi" w:cstheme="minorBidi"/>
            <w:noProof/>
            <w:sz w:val="22"/>
            <w:szCs w:val="22"/>
          </w:rPr>
          <w:tab/>
        </w:r>
        <w:r w:rsidRPr="00E4304B">
          <w:rPr>
            <w:rStyle w:val="Hyperlink"/>
            <w:noProof/>
          </w:rPr>
          <w:t>Overview of the System</w:t>
        </w:r>
        <w:r>
          <w:rPr>
            <w:noProof/>
            <w:webHidden/>
          </w:rPr>
          <w:tab/>
        </w:r>
        <w:r>
          <w:rPr>
            <w:noProof/>
            <w:webHidden/>
          </w:rPr>
          <w:fldChar w:fldCharType="begin"/>
        </w:r>
        <w:r>
          <w:rPr>
            <w:noProof/>
            <w:webHidden/>
          </w:rPr>
          <w:instrText xml:space="preserve"> PAGEREF _Toc371545683 \h </w:instrText>
        </w:r>
        <w:r>
          <w:rPr>
            <w:noProof/>
            <w:webHidden/>
          </w:rPr>
        </w:r>
        <w:r>
          <w:rPr>
            <w:noProof/>
            <w:webHidden/>
          </w:rPr>
          <w:fldChar w:fldCharType="separate"/>
        </w:r>
        <w:r>
          <w:rPr>
            <w:noProof/>
            <w:webHidden/>
          </w:rPr>
          <w:t>1</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4" w:history="1">
        <w:r w:rsidRPr="00E4304B">
          <w:rPr>
            <w:rStyle w:val="Hyperlink"/>
            <w:noProof/>
          </w:rPr>
          <w:t>1.3</w:t>
        </w:r>
        <w:r>
          <w:rPr>
            <w:rFonts w:asciiTheme="minorHAnsi" w:eastAsiaTheme="minorEastAsia" w:hAnsiTheme="minorHAnsi" w:cstheme="minorBidi"/>
            <w:noProof/>
            <w:sz w:val="22"/>
            <w:szCs w:val="22"/>
          </w:rPr>
          <w:tab/>
        </w:r>
        <w:r w:rsidRPr="00E4304B">
          <w:rPr>
            <w:rStyle w:val="Hyperlink"/>
            <w:noProof/>
          </w:rPr>
          <w:t>Overview of the Documents</w:t>
        </w:r>
        <w:r>
          <w:rPr>
            <w:noProof/>
            <w:webHidden/>
          </w:rPr>
          <w:tab/>
        </w:r>
        <w:r>
          <w:rPr>
            <w:noProof/>
            <w:webHidden/>
          </w:rPr>
          <w:fldChar w:fldCharType="begin"/>
        </w:r>
        <w:r>
          <w:rPr>
            <w:noProof/>
            <w:webHidden/>
          </w:rPr>
          <w:instrText xml:space="preserve"> PAGEREF _Toc371545684 \h </w:instrText>
        </w:r>
        <w:r>
          <w:rPr>
            <w:noProof/>
            <w:webHidden/>
          </w:rPr>
        </w:r>
        <w:r>
          <w:rPr>
            <w:noProof/>
            <w:webHidden/>
          </w:rPr>
          <w:fldChar w:fldCharType="separate"/>
        </w:r>
        <w:r>
          <w:rPr>
            <w:noProof/>
            <w:webHidden/>
          </w:rPr>
          <w:t>1</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685" w:history="1">
        <w:r w:rsidRPr="00E4304B">
          <w:rPr>
            <w:rStyle w:val="Hyperlink"/>
            <w:noProof/>
          </w:rPr>
          <w:t>2</w:t>
        </w:r>
        <w:r>
          <w:rPr>
            <w:rFonts w:asciiTheme="minorHAnsi" w:eastAsiaTheme="minorEastAsia" w:hAnsiTheme="minorHAnsi" w:cstheme="minorBidi"/>
            <w:b w:val="0"/>
            <w:noProof/>
            <w:sz w:val="22"/>
            <w:szCs w:val="22"/>
          </w:rPr>
          <w:tab/>
        </w:r>
        <w:r w:rsidRPr="00E4304B">
          <w:rPr>
            <w:rStyle w:val="Hyperlink"/>
            <w:noProof/>
          </w:rPr>
          <w:t>APPLICABLE DOCUMENTS</w:t>
        </w:r>
        <w:r>
          <w:rPr>
            <w:noProof/>
            <w:webHidden/>
          </w:rPr>
          <w:tab/>
        </w:r>
        <w:r>
          <w:rPr>
            <w:noProof/>
            <w:webHidden/>
          </w:rPr>
          <w:fldChar w:fldCharType="begin"/>
        </w:r>
        <w:r>
          <w:rPr>
            <w:noProof/>
            <w:webHidden/>
          </w:rPr>
          <w:instrText xml:space="preserve"> PAGEREF _Toc371545685 \h </w:instrText>
        </w:r>
        <w:r>
          <w:rPr>
            <w:noProof/>
            <w:webHidden/>
          </w:rPr>
        </w:r>
        <w:r>
          <w:rPr>
            <w:noProof/>
            <w:webHidden/>
          </w:rPr>
          <w:fldChar w:fldCharType="separate"/>
        </w:r>
        <w:r>
          <w:rPr>
            <w:noProof/>
            <w:webHidden/>
          </w:rPr>
          <w:t>2</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6" w:history="1">
        <w:r w:rsidRPr="00E4304B">
          <w:rPr>
            <w:rStyle w:val="Hyperlink"/>
            <w:noProof/>
          </w:rPr>
          <w:t>2.1</w:t>
        </w:r>
        <w:r>
          <w:rPr>
            <w:rFonts w:asciiTheme="minorHAnsi" w:eastAsiaTheme="minorEastAsia" w:hAnsiTheme="minorHAnsi" w:cstheme="minorBidi"/>
            <w:noProof/>
            <w:sz w:val="22"/>
            <w:szCs w:val="22"/>
          </w:rPr>
          <w:tab/>
        </w:r>
        <w:r w:rsidRPr="00E4304B">
          <w:rPr>
            <w:rStyle w:val="Hyperlink"/>
            <w:noProof/>
          </w:rPr>
          <w:t>Government Documents</w:t>
        </w:r>
        <w:r>
          <w:rPr>
            <w:noProof/>
            <w:webHidden/>
          </w:rPr>
          <w:tab/>
        </w:r>
        <w:r>
          <w:rPr>
            <w:noProof/>
            <w:webHidden/>
          </w:rPr>
          <w:fldChar w:fldCharType="begin"/>
        </w:r>
        <w:r>
          <w:rPr>
            <w:noProof/>
            <w:webHidden/>
          </w:rPr>
          <w:instrText xml:space="preserve"> PAGEREF _Toc371545686 \h </w:instrText>
        </w:r>
        <w:r>
          <w:rPr>
            <w:noProof/>
            <w:webHidden/>
          </w:rPr>
        </w:r>
        <w:r>
          <w:rPr>
            <w:noProof/>
            <w:webHidden/>
          </w:rPr>
          <w:fldChar w:fldCharType="separate"/>
        </w:r>
        <w:r>
          <w:rPr>
            <w:noProof/>
            <w:webHidden/>
          </w:rPr>
          <w:t>2</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7" w:history="1">
        <w:r w:rsidRPr="00E4304B">
          <w:rPr>
            <w:rStyle w:val="Hyperlink"/>
            <w:noProof/>
          </w:rPr>
          <w:t>2.2</w:t>
        </w:r>
        <w:r>
          <w:rPr>
            <w:rFonts w:asciiTheme="minorHAnsi" w:eastAsiaTheme="minorEastAsia" w:hAnsiTheme="minorHAnsi" w:cstheme="minorBidi"/>
            <w:noProof/>
            <w:sz w:val="22"/>
            <w:szCs w:val="22"/>
          </w:rPr>
          <w:tab/>
        </w:r>
        <w:r w:rsidRPr="00E4304B">
          <w:rPr>
            <w:rStyle w:val="Hyperlink"/>
            <w:noProof/>
          </w:rPr>
          <w:t>Non-Government Documents</w:t>
        </w:r>
        <w:r>
          <w:rPr>
            <w:noProof/>
            <w:webHidden/>
          </w:rPr>
          <w:tab/>
        </w:r>
        <w:r>
          <w:rPr>
            <w:noProof/>
            <w:webHidden/>
          </w:rPr>
          <w:fldChar w:fldCharType="begin"/>
        </w:r>
        <w:r>
          <w:rPr>
            <w:noProof/>
            <w:webHidden/>
          </w:rPr>
          <w:instrText xml:space="preserve"> PAGEREF _Toc371545687 \h </w:instrText>
        </w:r>
        <w:r>
          <w:rPr>
            <w:noProof/>
            <w:webHidden/>
          </w:rPr>
        </w:r>
        <w:r>
          <w:rPr>
            <w:noProof/>
            <w:webHidden/>
          </w:rPr>
          <w:fldChar w:fldCharType="separate"/>
        </w:r>
        <w:r>
          <w:rPr>
            <w:noProof/>
            <w:webHidden/>
          </w:rPr>
          <w:t>2</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8" w:history="1">
        <w:r w:rsidRPr="00E4304B">
          <w:rPr>
            <w:rStyle w:val="Hyperlink"/>
            <w:noProof/>
          </w:rPr>
          <w:t>2.3</w:t>
        </w:r>
        <w:r>
          <w:rPr>
            <w:rFonts w:asciiTheme="minorHAnsi" w:eastAsiaTheme="minorEastAsia" w:hAnsiTheme="minorHAnsi" w:cstheme="minorBidi"/>
            <w:noProof/>
            <w:sz w:val="22"/>
            <w:szCs w:val="22"/>
          </w:rPr>
          <w:tab/>
        </w:r>
        <w:r w:rsidRPr="00E4304B">
          <w:rPr>
            <w:rStyle w:val="Hyperlink"/>
            <w:noProof/>
          </w:rPr>
          <w:t>Contractual documents</w:t>
        </w:r>
        <w:r>
          <w:rPr>
            <w:noProof/>
            <w:webHidden/>
          </w:rPr>
          <w:tab/>
        </w:r>
        <w:r>
          <w:rPr>
            <w:noProof/>
            <w:webHidden/>
          </w:rPr>
          <w:fldChar w:fldCharType="begin"/>
        </w:r>
        <w:r>
          <w:rPr>
            <w:noProof/>
            <w:webHidden/>
          </w:rPr>
          <w:instrText xml:space="preserve"> PAGEREF _Toc371545688 \h </w:instrText>
        </w:r>
        <w:r>
          <w:rPr>
            <w:noProof/>
            <w:webHidden/>
          </w:rPr>
        </w:r>
        <w:r>
          <w:rPr>
            <w:noProof/>
            <w:webHidden/>
          </w:rPr>
          <w:fldChar w:fldCharType="separate"/>
        </w:r>
        <w:r>
          <w:rPr>
            <w:noProof/>
            <w:webHidden/>
          </w:rPr>
          <w:t>2</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89" w:history="1">
        <w:r w:rsidRPr="00E4304B">
          <w:rPr>
            <w:rStyle w:val="Hyperlink"/>
            <w:noProof/>
          </w:rPr>
          <w:t>2.4</w:t>
        </w:r>
        <w:r>
          <w:rPr>
            <w:rFonts w:asciiTheme="minorHAnsi" w:eastAsiaTheme="minorEastAsia" w:hAnsiTheme="minorHAnsi" w:cstheme="minorBidi"/>
            <w:noProof/>
            <w:sz w:val="22"/>
            <w:szCs w:val="22"/>
          </w:rPr>
          <w:tab/>
        </w:r>
        <w:r w:rsidRPr="00E4304B">
          <w:rPr>
            <w:rStyle w:val="Hyperlink"/>
            <w:noProof/>
          </w:rPr>
          <w:t>Non-contractual document</w:t>
        </w:r>
        <w:r>
          <w:rPr>
            <w:noProof/>
            <w:webHidden/>
          </w:rPr>
          <w:tab/>
        </w:r>
        <w:r>
          <w:rPr>
            <w:noProof/>
            <w:webHidden/>
          </w:rPr>
          <w:fldChar w:fldCharType="begin"/>
        </w:r>
        <w:r>
          <w:rPr>
            <w:noProof/>
            <w:webHidden/>
          </w:rPr>
          <w:instrText xml:space="preserve"> PAGEREF _Toc371545689 \h </w:instrText>
        </w:r>
        <w:r>
          <w:rPr>
            <w:noProof/>
            <w:webHidden/>
          </w:rPr>
        </w:r>
        <w:r>
          <w:rPr>
            <w:noProof/>
            <w:webHidden/>
          </w:rPr>
          <w:fldChar w:fldCharType="separate"/>
        </w:r>
        <w:r>
          <w:rPr>
            <w:noProof/>
            <w:webHidden/>
          </w:rPr>
          <w:t>2</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690" w:history="1">
        <w:r w:rsidRPr="00E4304B">
          <w:rPr>
            <w:rStyle w:val="Hyperlink"/>
            <w:noProof/>
          </w:rPr>
          <w:t>3</w:t>
        </w:r>
        <w:r>
          <w:rPr>
            <w:rFonts w:asciiTheme="minorHAnsi" w:eastAsiaTheme="minorEastAsia" w:hAnsiTheme="minorHAnsi" w:cstheme="minorBidi"/>
            <w:b w:val="0"/>
            <w:noProof/>
            <w:sz w:val="22"/>
            <w:szCs w:val="22"/>
          </w:rPr>
          <w:tab/>
        </w:r>
        <w:r w:rsidRPr="00E4304B">
          <w:rPr>
            <w:rStyle w:val="Hyperlink"/>
            <w:noProof/>
          </w:rPr>
          <w:t>ENGINEERING REQUIREMENTS</w:t>
        </w:r>
        <w:r>
          <w:rPr>
            <w:noProof/>
            <w:webHidden/>
          </w:rPr>
          <w:tab/>
        </w:r>
        <w:r>
          <w:rPr>
            <w:noProof/>
            <w:webHidden/>
          </w:rPr>
          <w:fldChar w:fldCharType="begin"/>
        </w:r>
        <w:r>
          <w:rPr>
            <w:noProof/>
            <w:webHidden/>
          </w:rPr>
          <w:instrText xml:space="preserve"> PAGEREF _Toc371545690 \h </w:instrText>
        </w:r>
        <w:r>
          <w:rPr>
            <w:noProof/>
            <w:webHidden/>
          </w:rPr>
        </w:r>
        <w:r>
          <w:rPr>
            <w:noProof/>
            <w:webHidden/>
          </w:rPr>
          <w:fldChar w:fldCharType="separate"/>
        </w:r>
        <w:r>
          <w:rPr>
            <w:noProof/>
            <w:webHidden/>
          </w:rPr>
          <w:t>4</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91" w:history="1">
        <w:r w:rsidRPr="00E4304B">
          <w:rPr>
            <w:rStyle w:val="Hyperlink"/>
            <w:noProof/>
          </w:rPr>
          <w:t>3.1</w:t>
        </w:r>
        <w:r>
          <w:rPr>
            <w:rFonts w:asciiTheme="minorHAnsi" w:eastAsiaTheme="minorEastAsia" w:hAnsiTheme="minorHAnsi" w:cstheme="minorBidi"/>
            <w:noProof/>
            <w:sz w:val="22"/>
            <w:szCs w:val="22"/>
          </w:rPr>
          <w:tab/>
        </w:r>
        <w:r w:rsidRPr="00E4304B">
          <w:rPr>
            <w:rStyle w:val="Hyperlink"/>
            <w:noProof/>
          </w:rPr>
          <w:t>CSCI External Interface Requirements</w:t>
        </w:r>
        <w:r>
          <w:rPr>
            <w:noProof/>
            <w:webHidden/>
          </w:rPr>
          <w:tab/>
        </w:r>
        <w:r>
          <w:rPr>
            <w:noProof/>
            <w:webHidden/>
          </w:rPr>
          <w:fldChar w:fldCharType="begin"/>
        </w:r>
        <w:r>
          <w:rPr>
            <w:noProof/>
            <w:webHidden/>
          </w:rPr>
          <w:instrText xml:space="preserve"> PAGEREF _Toc371545691 \h </w:instrText>
        </w:r>
        <w:r>
          <w:rPr>
            <w:noProof/>
            <w:webHidden/>
          </w:rPr>
        </w:r>
        <w:r>
          <w:rPr>
            <w:noProof/>
            <w:webHidden/>
          </w:rPr>
          <w:fldChar w:fldCharType="separate"/>
        </w:r>
        <w:r>
          <w:rPr>
            <w:noProof/>
            <w:webHidden/>
          </w:rPr>
          <w:t>4</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2" w:history="1">
        <w:r w:rsidRPr="00E4304B">
          <w:rPr>
            <w:rStyle w:val="Hyperlink"/>
            <w:noProof/>
          </w:rPr>
          <w:t>3.1.1</w:t>
        </w:r>
        <w:r>
          <w:rPr>
            <w:rFonts w:asciiTheme="minorHAnsi" w:eastAsiaTheme="minorEastAsia" w:hAnsiTheme="minorHAnsi" w:cstheme="minorBidi"/>
            <w:noProof/>
            <w:sz w:val="22"/>
            <w:szCs w:val="22"/>
          </w:rPr>
          <w:tab/>
        </w:r>
        <w:r w:rsidRPr="00E4304B">
          <w:rPr>
            <w:rStyle w:val="Hyperlink"/>
            <w:noProof/>
          </w:rPr>
          <w:t>Interface Customer/ CSCI VMCS</w:t>
        </w:r>
        <w:r>
          <w:rPr>
            <w:noProof/>
            <w:webHidden/>
          </w:rPr>
          <w:tab/>
        </w:r>
        <w:r>
          <w:rPr>
            <w:noProof/>
            <w:webHidden/>
          </w:rPr>
          <w:fldChar w:fldCharType="begin"/>
        </w:r>
        <w:r>
          <w:rPr>
            <w:noProof/>
            <w:webHidden/>
          </w:rPr>
          <w:instrText xml:space="preserve"> PAGEREF _Toc371545692 \h </w:instrText>
        </w:r>
        <w:r>
          <w:rPr>
            <w:noProof/>
            <w:webHidden/>
          </w:rPr>
        </w:r>
        <w:r>
          <w:rPr>
            <w:noProof/>
            <w:webHidden/>
          </w:rPr>
          <w:fldChar w:fldCharType="separate"/>
        </w:r>
        <w:r>
          <w:rPr>
            <w:noProof/>
            <w:webHidden/>
          </w:rPr>
          <w:t>4</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3" w:history="1">
        <w:r w:rsidRPr="00E4304B">
          <w:rPr>
            <w:rStyle w:val="Hyperlink"/>
            <w:noProof/>
          </w:rPr>
          <w:t>3.1.2</w:t>
        </w:r>
        <w:r>
          <w:rPr>
            <w:rFonts w:asciiTheme="minorHAnsi" w:eastAsiaTheme="minorEastAsia" w:hAnsiTheme="minorHAnsi" w:cstheme="minorBidi"/>
            <w:noProof/>
            <w:sz w:val="22"/>
            <w:szCs w:val="22"/>
          </w:rPr>
          <w:tab/>
        </w:r>
        <w:r w:rsidRPr="00E4304B">
          <w:rPr>
            <w:rStyle w:val="Hyperlink"/>
            <w:noProof/>
          </w:rPr>
          <w:t>Interface Maintainer/ CSCI VMCS</w:t>
        </w:r>
        <w:r>
          <w:rPr>
            <w:noProof/>
            <w:webHidden/>
          </w:rPr>
          <w:tab/>
        </w:r>
        <w:r>
          <w:rPr>
            <w:noProof/>
            <w:webHidden/>
          </w:rPr>
          <w:fldChar w:fldCharType="begin"/>
        </w:r>
        <w:r>
          <w:rPr>
            <w:noProof/>
            <w:webHidden/>
          </w:rPr>
          <w:instrText xml:space="preserve"> PAGEREF _Toc371545693 \h </w:instrText>
        </w:r>
        <w:r>
          <w:rPr>
            <w:noProof/>
            <w:webHidden/>
          </w:rPr>
        </w:r>
        <w:r>
          <w:rPr>
            <w:noProof/>
            <w:webHidden/>
          </w:rPr>
          <w:fldChar w:fldCharType="separate"/>
        </w:r>
        <w:r>
          <w:rPr>
            <w:noProof/>
            <w:webHidden/>
          </w:rPr>
          <w:t>4</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4" w:history="1">
        <w:r w:rsidRPr="00E4304B">
          <w:rPr>
            <w:rStyle w:val="Hyperlink"/>
            <w:noProof/>
          </w:rPr>
          <w:t>3.1.3</w:t>
        </w:r>
        <w:r>
          <w:rPr>
            <w:rFonts w:asciiTheme="minorHAnsi" w:eastAsiaTheme="minorEastAsia" w:hAnsiTheme="minorHAnsi" w:cstheme="minorBidi"/>
            <w:noProof/>
            <w:sz w:val="22"/>
            <w:szCs w:val="22"/>
          </w:rPr>
          <w:tab/>
        </w:r>
        <w:r w:rsidRPr="00E4304B">
          <w:rPr>
            <w:rStyle w:val="Hyperlink"/>
            <w:noProof/>
          </w:rPr>
          <w:t>Interface Simulator /CSCI VMCS</w:t>
        </w:r>
        <w:r>
          <w:rPr>
            <w:noProof/>
            <w:webHidden/>
          </w:rPr>
          <w:tab/>
        </w:r>
        <w:r>
          <w:rPr>
            <w:noProof/>
            <w:webHidden/>
          </w:rPr>
          <w:fldChar w:fldCharType="begin"/>
        </w:r>
        <w:r>
          <w:rPr>
            <w:noProof/>
            <w:webHidden/>
          </w:rPr>
          <w:instrText xml:space="preserve"> PAGEREF _Toc371545694 \h </w:instrText>
        </w:r>
        <w:r>
          <w:rPr>
            <w:noProof/>
            <w:webHidden/>
          </w:rPr>
        </w:r>
        <w:r>
          <w:rPr>
            <w:noProof/>
            <w:webHidden/>
          </w:rPr>
          <w:fldChar w:fldCharType="separate"/>
        </w:r>
        <w:r>
          <w:rPr>
            <w:noProof/>
            <w:webHidden/>
          </w:rPr>
          <w:t>5</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695" w:history="1">
        <w:r w:rsidRPr="00E4304B">
          <w:rPr>
            <w:rStyle w:val="Hyperlink"/>
            <w:noProof/>
          </w:rPr>
          <w:t>3.2</w:t>
        </w:r>
        <w:r>
          <w:rPr>
            <w:rFonts w:asciiTheme="minorHAnsi" w:eastAsiaTheme="minorEastAsia" w:hAnsiTheme="minorHAnsi" w:cstheme="minorBidi"/>
            <w:noProof/>
            <w:sz w:val="22"/>
            <w:szCs w:val="22"/>
          </w:rPr>
          <w:tab/>
        </w:r>
        <w:r w:rsidRPr="00E4304B">
          <w:rPr>
            <w:rStyle w:val="Hyperlink"/>
            <w:noProof/>
          </w:rPr>
          <w:t>CSCI Capability Requirements</w:t>
        </w:r>
        <w:r>
          <w:rPr>
            <w:noProof/>
            <w:webHidden/>
          </w:rPr>
          <w:tab/>
        </w:r>
        <w:r>
          <w:rPr>
            <w:noProof/>
            <w:webHidden/>
          </w:rPr>
          <w:fldChar w:fldCharType="begin"/>
        </w:r>
        <w:r>
          <w:rPr>
            <w:noProof/>
            <w:webHidden/>
          </w:rPr>
          <w:instrText xml:space="preserve"> PAGEREF _Toc371545695 \h </w:instrText>
        </w:r>
        <w:r>
          <w:rPr>
            <w:noProof/>
            <w:webHidden/>
          </w:rPr>
        </w:r>
        <w:r>
          <w:rPr>
            <w:noProof/>
            <w:webHidden/>
          </w:rPr>
          <w:fldChar w:fldCharType="separate"/>
        </w:r>
        <w:r>
          <w:rPr>
            <w:noProof/>
            <w:webHidden/>
          </w:rPr>
          <w:t>6</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6" w:history="1">
        <w:r w:rsidRPr="00E4304B">
          <w:rPr>
            <w:rStyle w:val="Hyperlink"/>
            <w:noProof/>
          </w:rPr>
          <w:t>3.2.1</w:t>
        </w:r>
        <w:r>
          <w:rPr>
            <w:rFonts w:asciiTheme="minorHAnsi" w:eastAsiaTheme="minorEastAsia" w:hAnsiTheme="minorHAnsi" w:cstheme="minorBidi"/>
            <w:noProof/>
            <w:sz w:val="22"/>
            <w:szCs w:val="22"/>
          </w:rPr>
          <w:tab/>
        </w:r>
        <w:r w:rsidRPr="00E4304B">
          <w:rPr>
            <w:rStyle w:val="Hyperlink"/>
            <w:noProof/>
          </w:rPr>
          <w:t xml:space="preserve">Simulate Control Panel Use Case </w:t>
        </w:r>
        <w:r w:rsidRPr="00E4304B">
          <w:rPr>
            <w:rStyle w:val="Hyperlink"/>
            <w:i/>
            <w:iCs/>
            <w:noProof/>
          </w:rPr>
          <w:t>(SRS_REQ_100)</w:t>
        </w:r>
        <w:r>
          <w:rPr>
            <w:noProof/>
            <w:webHidden/>
          </w:rPr>
          <w:tab/>
        </w:r>
        <w:r>
          <w:rPr>
            <w:noProof/>
            <w:webHidden/>
          </w:rPr>
          <w:fldChar w:fldCharType="begin"/>
        </w:r>
        <w:r>
          <w:rPr>
            <w:noProof/>
            <w:webHidden/>
          </w:rPr>
          <w:instrText xml:space="preserve"> PAGEREF _Toc371545696 \h </w:instrText>
        </w:r>
        <w:r>
          <w:rPr>
            <w:noProof/>
            <w:webHidden/>
          </w:rPr>
        </w:r>
        <w:r>
          <w:rPr>
            <w:noProof/>
            <w:webHidden/>
          </w:rPr>
          <w:fldChar w:fldCharType="separate"/>
        </w:r>
        <w:r>
          <w:rPr>
            <w:noProof/>
            <w:webHidden/>
          </w:rPr>
          <w:t>7</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7" w:history="1">
        <w:r w:rsidRPr="00E4304B">
          <w:rPr>
            <w:rStyle w:val="Hyperlink"/>
            <w:noProof/>
          </w:rPr>
          <w:t>3.2.2</w:t>
        </w:r>
        <w:r>
          <w:rPr>
            <w:rFonts w:asciiTheme="minorHAnsi" w:eastAsiaTheme="minorEastAsia" w:hAnsiTheme="minorHAnsi" w:cstheme="minorBidi"/>
            <w:noProof/>
            <w:sz w:val="22"/>
            <w:szCs w:val="22"/>
          </w:rPr>
          <w:tab/>
        </w:r>
        <w:r w:rsidRPr="00E4304B">
          <w:rPr>
            <w:rStyle w:val="Hyperlink"/>
            <w:noProof/>
          </w:rPr>
          <w:t xml:space="preserve">Buy Drinks Use Case </w:t>
        </w:r>
        <w:r w:rsidRPr="00E4304B">
          <w:rPr>
            <w:rStyle w:val="Hyperlink"/>
            <w:i/>
            <w:iCs/>
            <w:noProof/>
          </w:rPr>
          <w:t>(SRS_REQ_200)</w:t>
        </w:r>
        <w:r>
          <w:rPr>
            <w:noProof/>
            <w:webHidden/>
          </w:rPr>
          <w:tab/>
        </w:r>
        <w:r>
          <w:rPr>
            <w:noProof/>
            <w:webHidden/>
          </w:rPr>
          <w:fldChar w:fldCharType="begin"/>
        </w:r>
        <w:r>
          <w:rPr>
            <w:noProof/>
            <w:webHidden/>
          </w:rPr>
          <w:instrText xml:space="preserve"> PAGEREF _Toc371545697 \h </w:instrText>
        </w:r>
        <w:r>
          <w:rPr>
            <w:noProof/>
            <w:webHidden/>
          </w:rPr>
        </w:r>
        <w:r>
          <w:rPr>
            <w:noProof/>
            <w:webHidden/>
          </w:rPr>
          <w:fldChar w:fldCharType="separate"/>
        </w:r>
        <w:r>
          <w:rPr>
            <w:noProof/>
            <w:webHidden/>
          </w:rPr>
          <w:t>10</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8" w:history="1">
        <w:r w:rsidRPr="00E4304B">
          <w:rPr>
            <w:rStyle w:val="Hyperlink"/>
            <w:noProof/>
          </w:rPr>
          <w:t>3.2.3</w:t>
        </w:r>
        <w:r>
          <w:rPr>
            <w:rFonts w:asciiTheme="minorHAnsi" w:eastAsiaTheme="minorEastAsia" w:hAnsiTheme="minorHAnsi" w:cstheme="minorBidi"/>
            <w:noProof/>
            <w:sz w:val="22"/>
            <w:szCs w:val="22"/>
          </w:rPr>
          <w:tab/>
        </w:r>
        <w:r w:rsidRPr="00E4304B">
          <w:rPr>
            <w:rStyle w:val="Hyperlink"/>
            <w:noProof/>
          </w:rPr>
          <w:t xml:space="preserve">Login Use Case </w:t>
        </w:r>
        <w:r w:rsidRPr="00E4304B">
          <w:rPr>
            <w:rStyle w:val="Hyperlink"/>
            <w:i/>
            <w:iCs/>
            <w:noProof/>
          </w:rPr>
          <w:t>(SRS_REQ_300)</w:t>
        </w:r>
        <w:r>
          <w:rPr>
            <w:noProof/>
            <w:webHidden/>
          </w:rPr>
          <w:tab/>
        </w:r>
        <w:r>
          <w:rPr>
            <w:noProof/>
            <w:webHidden/>
          </w:rPr>
          <w:fldChar w:fldCharType="begin"/>
        </w:r>
        <w:r>
          <w:rPr>
            <w:noProof/>
            <w:webHidden/>
          </w:rPr>
          <w:instrText xml:space="preserve"> PAGEREF _Toc371545698 \h </w:instrText>
        </w:r>
        <w:r>
          <w:rPr>
            <w:noProof/>
            <w:webHidden/>
          </w:rPr>
        </w:r>
        <w:r>
          <w:rPr>
            <w:noProof/>
            <w:webHidden/>
          </w:rPr>
          <w:fldChar w:fldCharType="separate"/>
        </w:r>
        <w:r>
          <w:rPr>
            <w:noProof/>
            <w:webHidden/>
          </w:rPr>
          <w:t>14</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699" w:history="1">
        <w:r w:rsidRPr="00E4304B">
          <w:rPr>
            <w:rStyle w:val="Hyperlink"/>
            <w:noProof/>
          </w:rPr>
          <w:t>3.2.4</w:t>
        </w:r>
        <w:r>
          <w:rPr>
            <w:rFonts w:asciiTheme="minorHAnsi" w:eastAsiaTheme="minorEastAsia" w:hAnsiTheme="minorHAnsi" w:cstheme="minorBidi"/>
            <w:noProof/>
            <w:sz w:val="22"/>
            <w:szCs w:val="22"/>
          </w:rPr>
          <w:tab/>
        </w:r>
        <w:r w:rsidRPr="00E4304B">
          <w:rPr>
            <w:rStyle w:val="Hyperlink"/>
            <w:noProof/>
          </w:rPr>
          <w:t xml:space="preserve">Maintain Vending Machine Use Case </w:t>
        </w:r>
        <w:r w:rsidRPr="00E4304B">
          <w:rPr>
            <w:rStyle w:val="Hyperlink"/>
            <w:i/>
            <w:iCs/>
            <w:noProof/>
          </w:rPr>
          <w:t>(SRS_REQ_400)</w:t>
        </w:r>
        <w:r>
          <w:rPr>
            <w:noProof/>
            <w:webHidden/>
          </w:rPr>
          <w:tab/>
        </w:r>
        <w:r>
          <w:rPr>
            <w:noProof/>
            <w:webHidden/>
          </w:rPr>
          <w:fldChar w:fldCharType="begin"/>
        </w:r>
        <w:r>
          <w:rPr>
            <w:noProof/>
            <w:webHidden/>
          </w:rPr>
          <w:instrText xml:space="preserve"> PAGEREF _Toc371545699 \h </w:instrText>
        </w:r>
        <w:r>
          <w:rPr>
            <w:noProof/>
            <w:webHidden/>
          </w:rPr>
        </w:r>
        <w:r>
          <w:rPr>
            <w:noProof/>
            <w:webHidden/>
          </w:rPr>
          <w:fldChar w:fldCharType="separate"/>
        </w:r>
        <w:r>
          <w:rPr>
            <w:noProof/>
            <w:webHidden/>
          </w:rPr>
          <w:t>16</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700" w:history="1">
        <w:r w:rsidRPr="00E4304B">
          <w:rPr>
            <w:rStyle w:val="Hyperlink"/>
            <w:noProof/>
          </w:rPr>
          <w:t>4</w:t>
        </w:r>
        <w:r>
          <w:rPr>
            <w:rFonts w:asciiTheme="minorHAnsi" w:eastAsiaTheme="minorEastAsia" w:hAnsiTheme="minorHAnsi" w:cstheme="minorBidi"/>
            <w:b w:val="0"/>
            <w:noProof/>
            <w:sz w:val="22"/>
            <w:szCs w:val="22"/>
          </w:rPr>
          <w:tab/>
        </w:r>
        <w:r w:rsidRPr="00E4304B">
          <w:rPr>
            <w:rStyle w:val="Hyperlink"/>
            <w:noProof/>
          </w:rPr>
          <w:t>CSCI Internal Interfaces</w:t>
        </w:r>
        <w:r>
          <w:rPr>
            <w:noProof/>
            <w:webHidden/>
          </w:rPr>
          <w:tab/>
        </w:r>
        <w:r>
          <w:rPr>
            <w:noProof/>
            <w:webHidden/>
          </w:rPr>
          <w:fldChar w:fldCharType="begin"/>
        </w:r>
        <w:r>
          <w:rPr>
            <w:noProof/>
            <w:webHidden/>
          </w:rPr>
          <w:instrText xml:space="preserve"> PAGEREF _Toc371545700 \h </w:instrText>
        </w:r>
        <w:r>
          <w:rPr>
            <w:noProof/>
            <w:webHidden/>
          </w:rPr>
        </w:r>
        <w:r>
          <w:rPr>
            <w:noProof/>
            <w:webHidden/>
          </w:rPr>
          <w:fldChar w:fldCharType="separate"/>
        </w:r>
        <w:r>
          <w:rPr>
            <w:noProof/>
            <w:webHidden/>
          </w:rPr>
          <w:t>20</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01" w:history="1">
        <w:r w:rsidRPr="00E4304B">
          <w:rPr>
            <w:rStyle w:val="Hyperlink"/>
            <w:noProof/>
          </w:rPr>
          <w:t>4.1</w:t>
        </w:r>
        <w:r>
          <w:rPr>
            <w:rFonts w:asciiTheme="minorHAnsi" w:eastAsiaTheme="minorEastAsia" w:hAnsiTheme="minorHAnsi" w:cstheme="minorBidi"/>
            <w:noProof/>
            <w:sz w:val="22"/>
            <w:szCs w:val="22"/>
          </w:rPr>
          <w:tab/>
        </w:r>
        <w:r w:rsidRPr="00E4304B">
          <w:rPr>
            <w:rStyle w:val="Hyperlink"/>
            <w:noProof/>
          </w:rPr>
          <w:t>CSCI Data Element Requirements</w:t>
        </w:r>
        <w:r>
          <w:rPr>
            <w:noProof/>
            <w:webHidden/>
          </w:rPr>
          <w:tab/>
        </w:r>
        <w:r>
          <w:rPr>
            <w:noProof/>
            <w:webHidden/>
          </w:rPr>
          <w:fldChar w:fldCharType="begin"/>
        </w:r>
        <w:r>
          <w:rPr>
            <w:noProof/>
            <w:webHidden/>
          </w:rPr>
          <w:instrText xml:space="preserve"> PAGEREF _Toc371545701 \h </w:instrText>
        </w:r>
        <w:r>
          <w:rPr>
            <w:noProof/>
            <w:webHidden/>
          </w:rPr>
        </w:r>
        <w:r>
          <w:rPr>
            <w:noProof/>
            <w:webHidden/>
          </w:rPr>
          <w:fldChar w:fldCharType="separate"/>
        </w:r>
        <w:r>
          <w:rPr>
            <w:noProof/>
            <w:webHidden/>
          </w:rPr>
          <w:t>21</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702" w:history="1">
        <w:r w:rsidRPr="00E4304B">
          <w:rPr>
            <w:rStyle w:val="Hyperlink"/>
            <w:noProof/>
          </w:rPr>
          <w:t>4.1.1</w:t>
        </w:r>
        <w:r>
          <w:rPr>
            <w:rFonts w:asciiTheme="minorHAnsi" w:eastAsiaTheme="minorEastAsia" w:hAnsiTheme="minorHAnsi" w:cstheme="minorBidi"/>
            <w:noProof/>
            <w:sz w:val="22"/>
            <w:szCs w:val="22"/>
          </w:rPr>
          <w:tab/>
        </w:r>
        <w:r w:rsidRPr="00E4304B">
          <w:rPr>
            <w:rStyle w:val="Hyperlink"/>
            <w:noProof/>
          </w:rPr>
          <w:t>Boundary Classes</w:t>
        </w:r>
        <w:r>
          <w:rPr>
            <w:noProof/>
            <w:webHidden/>
          </w:rPr>
          <w:tab/>
        </w:r>
        <w:r>
          <w:rPr>
            <w:noProof/>
            <w:webHidden/>
          </w:rPr>
          <w:fldChar w:fldCharType="begin"/>
        </w:r>
        <w:r>
          <w:rPr>
            <w:noProof/>
            <w:webHidden/>
          </w:rPr>
          <w:instrText xml:space="preserve"> PAGEREF _Toc371545702 \h </w:instrText>
        </w:r>
        <w:r>
          <w:rPr>
            <w:noProof/>
            <w:webHidden/>
          </w:rPr>
        </w:r>
        <w:r>
          <w:rPr>
            <w:noProof/>
            <w:webHidden/>
          </w:rPr>
          <w:fldChar w:fldCharType="separate"/>
        </w:r>
        <w:r>
          <w:rPr>
            <w:noProof/>
            <w:webHidden/>
          </w:rPr>
          <w:t>21</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703" w:history="1">
        <w:r w:rsidRPr="00E4304B">
          <w:rPr>
            <w:rStyle w:val="Hyperlink"/>
            <w:noProof/>
          </w:rPr>
          <w:t>4.1.2</w:t>
        </w:r>
        <w:r>
          <w:rPr>
            <w:rFonts w:asciiTheme="minorHAnsi" w:eastAsiaTheme="minorEastAsia" w:hAnsiTheme="minorHAnsi" w:cstheme="minorBidi"/>
            <w:noProof/>
            <w:sz w:val="22"/>
            <w:szCs w:val="22"/>
          </w:rPr>
          <w:tab/>
        </w:r>
        <w:r w:rsidRPr="00E4304B">
          <w:rPr>
            <w:rStyle w:val="Hyperlink"/>
            <w:noProof/>
          </w:rPr>
          <w:t>Entity Classes</w:t>
        </w:r>
        <w:r>
          <w:rPr>
            <w:noProof/>
            <w:webHidden/>
          </w:rPr>
          <w:tab/>
        </w:r>
        <w:r>
          <w:rPr>
            <w:noProof/>
            <w:webHidden/>
          </w:rPr>
          <w:fldChar w:fldCharType="begin"/>
        </w:r>
        <w:r>
          <w:rPr>
            <w:noProof/>
            <w:webHidden/>
          </w:rPr>
          <w:instrText xml:space="preserve"> PAGEREF _Toc371545703 \h </w:instrText>
        </w:r>
        <w:r>
          <w:rPr>
            <w:noProof/>
            <w:webHidden/>
          </w:rPr>
        </w:r>
        <w:r>
          <w:rPr>
            <w:noProof/>
            <w:webHidden/>
          </w:rPr>
          <w:fldChar w:fldCharType="separate"/>
        </w:r>
        <w:r>
          <w:rPr>
            <w:noProof/>
            <w:webHidden/>
          </w:rPr>
          <w:t>22</w:t>
        </w:r>
        <w:r>
          <w:rPr>
            <w:noProof/>
            <w:webHidden/>
          </w:rPr>
          <w:fldChar w:fldCharType="end"/>
        </w:r>
      </w:hyperlink>
    </w:p>
    <w:p w:rsidR="00BC06A7" w:rsidRDefault="00BC06A7">
      <w:pPr>
        <w:pStyle w:val="TOC3"/>
        <w:tabs>
          <w:tab w:val="left" w:pos="1611"/>
        </w:tabs>
        <w:rPr>
          <w:rFonts w:asciiTheme="minorHAnsi" w:eastAsiaTheme="minorEastAsia" w:hAnsiTheme="minorHAnsi" w:cstheme="minorBidi"/>
          <w:noProof/>
          <w:sz w:val="22"/>
          <w:szCs w:val="22"/>
        </w:rPr>
      </w:pPr>
      <w:hyperlink w:anchor="_Toc371545704" w:history="1">
        <w:r w:rsidRPr="00E4304B">
          <w:rPr>
            <w:rStyle w:val="Hyperlink"/>
            <w:noProof/>
          </w:rPr>
          <w:t>4.1.3</w:t>
        </w:r>
        <w:r>
          <w:rPr>
            <w:rFonts w:asciiTheme="minorHAnsi" w:eastAsiaTheme="minorEastAsia" w:hAnsiTheme="minorHAnsi" w:cstheme="minorBidi"/>
            <w:noProof/>
            <w:sz w:val="22"/>
            <w:szCs w:val="22"/>
          </w:rPr>
          <w:tab/>
        </w:r>
        <w:r w:rsidRPr="00E4304B">
          <w:rPr>
            <w:rStyle w:val="Hyperlink"/>
            <w:noProof/>
          </w:rPr>
          <w:t>Control Classes</w:t>
        </w:r>
        <w:r>
          <w:rPr>
            <w:noProof/>
            <w:webHidden/>
          </w:rPr>
          <w:tab/>
        </w:r>
        <w:r>
          <w:rPr>
            <w:noProof/>
            <w:webHidden/>
          </w:rPr>
          <w:fldChar w:fldCharType="begin"/>
        </w:r>
        <w:r>
          <w:rPr>
            <w:noProof/>
            <w:webHidden/>
          </w:rPr>
          <w:instrText xml:space="preserve"> PAGEREF _Toc371545704 \h </w:instrText>
        </w:r>
        <w:r>
          <w:rPr>
            <w:noProof/>
            <w:webHidden/>
          </w:rPr>
        </w:r>
        <w:r>
          <w:rPr>
            <w:noProof/>
            <w:webHidden/>
          </w:rPr>
          <w:fldChar w:fldCharType="separate"/>
        </w:r>
        <w:r>
          <w:rPr>
            <w:noProof/>
            <w:webHidden/>
          </w:rPr>
          <w:t>22</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05" w:history="1">
        <w:r w:rsidRPr="00E4304B">
          <w:rPr>
            <w:rStyle w:val="Hyperlink"/>
            <w:noProof/>
          </w:rPr>
          <w:t>4.2</w:t>
        </w:r>
        <w:r>
          <w:rPr>
            <w:rFonts w:asciiTheme="minorHAnsi" w:eastAsiaTheme="minorEastAsia" w:hAnsiTheme="minorHAnsi" w:cstheme="minorBidi"/>
            <w:noProof/>
            <w:sz w:val="22"/>
            <w:szCs w:val="22"/>
          </w:rPr>
          <w:tab/>
        </w:r>
        <w:r w:rsidRPr="00E4304B">
          <w:rPr>
            <w:rStyle w:val="Hyperlink"/>
            <w:noProof/>
          </w:rPr>
          <w:t>Adaptation Requirements</w:t>
        </w:r>
        <w:r>
          <w:rPr>
            <w:noProof/>
            <w:webHidden/>
          </w:rPr>
          <w:tab/>
        </w:r>
        <w:r>
          <w:rPr>
            <w:noProof/>
            <w:webHidden/>
          </w:rPr>
          <w:fldChar w:fldCharType="begin"/>
        </w:r>
        <w:r>
          <w:rPr>
            <w:noProof/>
            <w:webHidden/>
          </w:rPr>
          <w:instrText xml:space="preserve"> PAGEREF _Toc371545705 \h </w:instrText>
        </w:r>
        <w:r>
          <w:rPr>
            <w:noProof/>
            <w:webHidden/>
          </w:rPr>
        </w:r>
        <w:r>
          <w:rPr>
            <w:noProof/>
            <w:webHidden/>
          </w:rPr>
          <w:fldChar w:fldCharType="separate"/>
        </w:r>
        <w:r>
          <w:rPr>
            <w:noProof/>
            <w:webHidden/>
          </w:rPr>
          <w:t>23</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06" w:history="1">
        <w:r w:rsidRPr="00E4304B">
          <w:rPr>
            <w:rStyle w:val="Hyperlink"/>
            <w:noProof/>
          </w:rPr>
          <w:t>4.3</w:t>
        </w:r>
        <w:r>
          <w:rPr>
            <w:rFonts w:asciiTheme="minorHAnsi" w:eastAsiaTheme="minorEastAsia" w:hAnsiTheme="minorHAnsi" w:cstheme="minorBidi"/>
            <w:noProof/>
            <w:sz w:val="22"/>
            <w:szCs w:val="22"/>
          </w:rPr>
          <w:tab/>
        </w:r>
        <w:r w:rsidRPr="00E4304B">
          <w:rPr>
            <w:rStyle w:val="Hyperlink"/>
            <w:noProof/>
          </w:rPr>
          <w:t>Sizing and Timing Requirements</w:t>
        </w:r>
        <w:r>
          <w:rPr>
            <w:noProof/>
            <w:webHidden/>
          </w:rPr>
          <w:tab/>
        </w:r>
        <w:r>
          <w:rPr>
            <w:noProof/>
            <w:webHidden/>
          </w:rPr>
          <w:fldChar w:fldCharType="begin"/>
        </w:r>
        <w:r>
          <w:rPr>
            <w:noProof/>
            <w:webHidden/>
          </w:rPr>
          <w:instrText xml:space="preserve"> PAGEREF _Toc371545706 \h </w:instrText>
        </w:r>
        <w:r>
          <w:rPr>
            <w:noProof/>
            <w:webHidden/>
          </w:rPr>
        </w:r>
        <w:r>
          <w:rPr>
            <w:noProof/>
            <w:webHidden/>
          </w:rPr>
          <w:fldChar w:fldCharType="separate"/>
        </w:r>
        <w:r>
          <w:rPr>
            <w:noProof/>
            <w:webHidden/>
          </w:rPr>
          <w:t>23</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07" w:history="1">
        <w:r w:rsidRPr="00E4304B">
          <w:rPr>
            <w:rStyle w:val="Hyperlink"/>
            <w:noProof/>
          </w:rPr>
          <w:t>4.4</w:t>
        </w:r>
        <w:r>
          <w:rPr>
            <w:rFonts w:asciiTheme="minorHAnsi" w:eastAsiaTheme="minorEastAsia" w:hAnsiTheme="minorHAnsi" w:cstheme="minorBidi"/>
            <w:noProof/>
            <w:sz w:val="22"/>
            <w:szCs w:val="22"/>
          </w:rPr>
          <w:tab/>
        </w:r>
        <w:r w:rsidRPr="00E4304B">
          <w:rPr>
            <w:rStyle w:val="Hyperlink"/>
            <w:noProof/>
          </w:rPr>
          <w:t>Safety Requirements</w:t>
        </w:r>
        <w:r>
          <w:rPr>
            <w:noProof/>
            <w:webHidden/>
          </w:rPr>
          <w:tab/>
        </w:r>
        <w:r>
          <w:rPr>
            <w:noProof/>
            <w:webHidden/>
          </w:rPr>
          <w:fldChar w:fldCharType="begin"/>
        </w:r>
        <w:r>
          <w:rPr>
            <w:noProof/>
            <w:webHidden/>
          </w:rPr>
          <w:instrText xml:space="preserve"> PAGEREF _Toc371545707 \h </w:instrText>
        </w:r>
        <w:r>
          <w:rPr>
            <w:noProof/>
            <w:webHidden/>
          </w:rPr>
        </w:r>
        <w:r>
          <w:rPr>
            <w:noProof/>
            <w:webHidden/>
          </w:rPr>
          <w:fldChar w:fldCharType="separate"/>
        </w:r>
        <w:r>
          <w:rPr>
            <w:noProof/>
            <w:webHidden/>
          </w:rPr>
          <w:t>23</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08" w:history="1">
        <w:r w:rsidRPr="00E4304B">
          <w:rPr>
            <w:rStyle w:val="Hyperlink"/>
            <w:noProof/>
          </w:rPr>
          <w:t>4.5</w:t>
        </w:r>
        <w:r>
          <w:rPr>
            <w:rFonts w:asciiTheme="minorHAnsi" w:eastAsiaTheme="minorEastAsia" w:hAnsiTheme="minorHAnsi" w:cstheme="minorBidi"/>
            <w:noProof/>
            <w:sz w:val="22"/>
            <w:szCs w:val="22"/>
          </w:rPr>
          <w:tab/>
        </w:r>
        <w:r w:rsidRPr="00E4304B">
          <w:rPr>
            <w:rStyle w:val="Hyperlink"/>
            <w:noProof/>
          </w:rPr>
          <w:t>Security Requirements</w:t>
        </w:r>
        <w:r>
          <w:rPr>
            <w:noProof/>
            <w:webHidden/>
          </w:rPr>
          <w:tab/>
        </w:r>
        <w:r>
          <w:rPr>
            <w:noProof/>
            <w:webHidden/>
          </w:rPr>
          <w:fldChar w:fldCharType="begin"/>
        </w:r>
        <w:r>
          <w:rPr>
            <w:noProof/>
            <w:webHidden/>
          </w:rPr>
          <w:instrText xml:space="preserve"> PAGEREF _Toc371545708 \h </w:instrText>
        </w:r>
        <w:r>
          <w:rPr>
            <w:noProof/>
            <w:webHidden/>
          </w:rPr>
        </w:r>
        <w:r>
          <w:rPr>
            <w:noProof/>
            <w:webHidden/>
          </w:rPr>
          <w:fldChar w:fldCharType="separate"/>
        </w:r>
        <w:r>
          <w:rPr>
            <w:noProof/>
            <w:webHidden/>
          </w:rPr>
          <w:t>23</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09" w:history="1">
        <w:r w:rsidRPr="00E4304B">
          <w:rPr>
            <w:rStyle w:val="Hyperlink"/>
            <w:noProof/>
          </w:rPr>
          <w:t>4.6</w:t>
        </w:r>
        <w:r>
          <w:rPr>
            <w:rFonts w:asciiTheme="minorHAnsi" w:eastAsiaTheme="minorEastAsia" w:hAnsiTheme="minorHAnsi" w:cstheme="minorBidi"/>
            <w:noProof/>
            <w:sz w:val="22"/>
            <w:szCs w:val="22"/>
          </w:rPr>
          <w:tab/>
        </w:r>
        <w:r w:rsidRPr="00E4304B">
          <w:rPr>
            <w:rStyle w:val="Hyperlink"/>
            <w:noProof/>
          </w:rPr>
          <w:t>Design Constraints</w:t>
        </w:r>
        <w:r>
          <w:rPr>
            <w:noProof/>
            <w:webHidden/>
          </w:rPr>
          <w:tab/>
        </w:r>
        <w:r>
          <w:rPr>
            <w:noProof/>
            <w:webHidden/>
          </w:rPr>
          <w:fldChar w:fldCharType="begin"/>
        </w:r>
        <w:r>
          <w:rPr>
            <w:noProof/>
            <w:webHidden/>
          </w:rPr>
          <w:instrText xml:space="preserve"> PAGEREF _Toc371545709 \h </w:instrText>
        </w:r>
        <w:r>
          <w:rPr>
            <w:noProof/>
            <w:webHidden/>
          </w:rPr>
        </w:r>
        <w:r>
          <w:rPr>
            <w:noProof/>
            <w:webHidden/>
          </w:rPr>
          <w:fldChar w:fldCharType="separate"/>
        </w:r>
        <w:r>
          <w:rPr>
            <w:noProof/>
            <w:webHidden/>
          </w:rPr>
          <w:t>23</w:t>
        </w:r>
        <w:r>
          <w:rPr>
            <w:noProof/>
            <w:webHidden/>
          </w:rPr>
          <w:fldChar w:fldCharType="end"/>
        </w:r>
      </w:hyperlink>
    </w:p>
    <w:p w:rsidR="00BC06A7" w:rsidRDefault="00BC06A7">
      <w:pPr>
        <w:pStyle w:val="TOC2"/>
        <w:tabs>
          <w:tab w:val="left" w:pos="1000"/>
        </w:tabs>
        <w:rPr>
          <w:rFonts w:asciiTheme="minorHAnsi" w:eastAsiaTheme="minorEastAsia" w:hAnsiTheme="minorHAnsi" w:cstheme="minorBidi"/>
          <w:noProof/>
          <w:sz w:val="22"/>
          <w:szCs w:val="22"/>
        </w:rPr>
      </w:pPr>
      <w:hyperlink w:anchor="_Toc371545710" w:history="1">
        <w:r w:rsidRPr="00E4304B">
          <w:rPr>
            <w:rStyle w:val="Hyperlink"/>
            <w:noProof/>
          </w:rPr>
          <w:t>4.7</w:t>
        </w:r>
        <w:r>
          <w:rPr>
            <w:rFonts w:asciiTheme="minorHAnsi" w:eastAsiaTheme="minorEastAsia" w:hAnsiTheme="minorHAnsi" w:cstheme="minorBidi"/>
            <w:noProof/>
            <w:sz w:val="22"/>
            <w:szCs w:val="22"/>
          </w:rPr>
          <w:tab/>
        </w:r>
        <w:r w:rsidRPr="00E4304B">
          <w:rPr>
            <w:rStyle w:val="Hyperlink"/>
            <w:noProof/>
          </w:rPr>
          <w:t>Requirements Traceability</w:t>
        </w:r>
        <w:r>
          <w:rPr>
            <w:noProof/>
            <w:webHidden/>
          </w:rPr>
          <w:tab/>
        </w:r>
        <w:r>
          <w:rPr>
            <w:noProof/>
            <w:webHidden/>
          </w:rPr>
          <w:fldChar w:fldCharType="begin"/>
        </w:r>
        <w:r>
          <w:rPr>
            <w:noProof/>
            <w:webHidden/>
          </w:rPr>
          <w:instrText xml:space="preserve"> PAGEREF _Toc371545710 \h </w:instrText>
        </w:r>
        <w:r>
          <w:rPr>
            <w:noProof/>
            <w:webHidden/>
          </w:rPr>
        </w:r>
        <w:r>
          <w:rPr>
            <w:noProof/>
            <w:webHidden/>
          </w:rPr>
          <w:fldChar w:fldCharType="separate"/>
        </w:r>
        <w:r>
          <w:rPr>
            <w:noProof/>
            <w:webHidden/>
          </w:rPr>
          <w:t>24</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711" w:history="1">
        <w:r w:rsidRPr="00E4304B">
          <w:rPr>
            <w:rStyle w:val="Hyperlink"/>
            <w:noProof/>
          </w:rPr>
          <w:t>5</w:t>
        </w:r>
        <w:r>
          <w:rPr>
            <w:rFonts w:asciiTheme="minorHAnsi" w:eastAsiaTheme="minorEastAsia" w:hAnsiTheme="minorHAnsi" w:cstheme="minorBidi"/>
            <w:b w:val="0"/>
            <w:noProof/>
            <w:sz w:val="22"/>
            <w:szCs w:val="22"/>
          </w:rPr>
          <w:tab/>
        </w:r>
        <w:r w:rsidRPr="00E4304B">
          <w:rPr>
            <w:rStyle w:val="Hyperlink"/>
            <w:noProof/>
          </w:rPr>
          <w:t>QUALITY ASSURANCE</w:t>
        </w:r>
        <w:r>
          <w:rPr>
            <w:noProof/>
            <w:webHidden/>
          </w:rPr>
          <w:tab/>
        </w:r>
        <w:r>
          <w:rPr>
            <w:noProof/>
            <w:webHidden/>
          </w:rPr>
          <w:fldChar w:fldCharType="begin"/>
        </w:r>
        <w:r>
          <w:rPr>
            <w:noProof/>
            <w:webHidden/>
          </w:rPr>
          <w:instrText xml:space="preserve"> PAGEREF _Toc371545711 \h </w:instrText>
        </w:r>
        <w:r>
          <w:rPr>
            <w:noProof/>
            <w:webHidden/>
          </w:rPr>
        </w:r>
        <w:r>
          <w:rPr>
            <w:noProof/>
            <w:webHidden/>
          </w:rPr>
          <w:fldChar w:fldCharType="separate"/>
        </w:r>
        <w:r>
          <w:rPr>
            <w:noProof/>
            <w:webHidden/>
          </w:rPr>
          <w:t>27</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712" w:history="1">
        <w:r w:rsidRPr="00E4304B">
          <w:rPr>
            <w:rStyle w:val="Hyperlink"/>
            <w:noProof/>
          </w:rPr>
          <w:t>6</w:t>
        </w:r>
        <w:r>
          <w:rPr>
            <w:rFonts w:asciiTheme="minorHAnsi" w:eastAsiaTheme="minorEastAsia" w:hAnsiTheme="minorHAnsi" w:cstheme="minorBidi"/>
            <w:b w:val="0"/>
            <w:noProof/>
            <w:sz w:val="22"/>
            <w:szCs w:val="22"/>
          </w:rPr>
          <w:tab/>
        </w:r>
        <w:r w:rsidRPr="00E4304B">
          <w:rPr>
            <w:rStyle w:val="Hyperlink"/>
            <w:noProof/>
          </w:rPr>
          <w:t>PREPARATION FOR DELIVERY</w:t>
        </w:r>
        <w:r>
          <w:rPr>
            <w:noProof/>
            <w:webHidden/>
          </w:rPr>
          <w:tab/>
        </w:r>
        <w:r>
          <w:rPr>
            <w:noProof/>
            <w:webHidden/>
          </w:rPr>
          <w:fldChar w:fldCharType="begin"/>
        </w:r>
        <w:r>
          <w:rPr>
            <w:noProof/>
            <w:webHidden/>
          </w:rPr>
          <w:instrText xml:space="preserve"> PAGEREF _Toc371545712 \h </w:instrText>
        </w:r>
        <w:r>
          <w:rPr>
            <w:noProof/>
            <w:webHidden/>
          </w:rPr>
        </w:r>
        <w:r>
          <w:rPr>
            <w:noProof/>
            <w:webHidden/>
          </w:rPr>
          <w:fldChar w:fldCharType="separate"/>
        </w:r>
        <w:r>
          <w:rPr>
            <w:noProof/>
            <w:webHidden/>
          </w:rPr>
          <w:t>28</w:t>
        </w:r>
        <w:r>
          <w:rPr>
            <w:noProof/>
            <w:webHidden/>
          </w:rPr>
          <w:fldChar w:fldCharType="end"/>
        </w:r>
      </w:hyperlink>
    </w:p>
    <w:p w:rsidR="00BC06A7" w:rsidRDefault="00BC06A7">
      <w:pPr>
        <w:pStyle w:val="TOC1"/>
        <w:tabs>
          <w:tab w:val="left" w:pos="432"/>
        </w:tabs>
        <w:rPr>
          <w:rFonts w:asciiTheme="minorHAnsi" w:eastAsiaTheme="minorEastAsia" w:hAnsiTheme="minorHAnsi" w:cstheme="minorBidi"/>
          <w:b w:val="0"/>
          <w:noProof/>
          <w:sz w:val="22"/>
          <w:szCs w:val="22"/>
        </w:rPr>
      </w:pPr>
      <w:hyperlink w:anchor="_Toc371545713" w:history="1">
        <w:r w:rsidRPr="00E4304B">
          <w:rPr>
            <w:rStyle w:val="Hyperlink"/>
            <w:noProof/>
          </w:rPr>
          <w:t>7</w:t>
        </w:r>
        <w:r>
          <w:rPr>
            <w:rFonts w:asciiTheme="minorHAnsi" w:eastAsiaTheme="minorEastAsia" w:hAnsiTheme="minorHAnsi" w:cstheme="minorBidi"/>
            <w:b w:val="0"/>
            <w:noProof/>
            <w:sz w:val="22"/>
            <w:szCs w:val="22"/>
          </w:rPr>
          <w:tab/>
        </w:r>
        <w:r w:rsidRPr="00E4304B">
          <w:rPr>
            <w:rStyle w:val="Hyperlink"/>
            <w:noProof/>
          </w:rPr>
          <w:t>NOTES</w:t>
        </w:r>
        <w:r>
          <w:rPr>
            <w:noProof/>
            <w:webHidden/>
          </w:rPr>
          <w:tab/>
        </w:r>
        <w:r>
          <w:rPr>
            <w:noProof/>
            <w:webHidden/>
          </w:rPr>
          <w:fldChar w:fldCharType="begin"/>
        </w:r>
        <w:r>
          <w:rPr>
            <w:noProof/>
            <w:webHidden/>
          </w:rPr>
          <w:instrText xml:space="preserve"> PAGEREF _Toc371545713 \h </w:instrText>
        </w:r>
        <w:r>
          <w:rPr>
            <w:noProof/>
            <w:webHidden/>
          </w:rPr>
        </w:r>
        <w:r>
          <w:rPr>
            <w:noProof/>
            <w:webHidden/>
          </w:rPr>
          <w:fldChar w:fldCharType="separate"/>
        </w:r>
        <w:r>
          <w:rPr>
            <w:noProof/>
            <w:webHidden/>
          </w:rPr>
          <w:t>29</w:t>
        </w:r>
        <w:r>
          <w:rPr>
            <w:noProof/>
            <w:webHidden/>
          </w:rPr>
          <w:fldChar w:fldCharType="end"/>
        </w:r>
      </w:hyperlink>
    </w:p>
    <w:p w:rsidR="00BC06A7" w:rsidRDefault="00BC06A7">
      <w:pPr>
        <w:pStyle w:val="TOC1"/>
        <w:rPr>
          <w:rFonts w:asciiTheme="minorHAnsi" w:eastAsiaTheme="minorEastAsia" w:hAnsiTheme="minorHAnsi" w:cstheme="minorBidi"/>
          <w:b w:val="0"/>
          <w:noProof/>
          <w:sz w:val="22"/>
          <w:szCs w:val="22"/>
        </w:rPr>
      </w:pPr>
      <w:hyperlink w:anchor="_Toc371545714" w:history="1">
        <w:r w:rsidRPr="00E4304B">
          <w:rPr>
            <w:rStyle w:val="Hyperlink"/>
            <w:noProof/>
          </w:rPr>
          <w:t>ANNEX</w:t>
        </w:r>
        <w:r>
          <w:rPr>
            <w:noProof/>
            <w:webHidden/>
          </w:rPr>
          <w:tab/>
        </w:r>
        <w:r>
          <w:rPr>
            <w:noProof/>
            <w:webHidden/>
          </w:rPr>
          <w:fldChar w:fldCharType="begin"/>
        </w:r>
        <w:r>
          <w:rPr>
            <w:noProof/>
            <w:webHidden/>
          </w:rPr>
          <w:instrText xml:space="preserve"> PAGEREF _Toc371545714 \h </w:instrText>
        </w:r>
        <w:r>
          <w:rPr>
            <w:noProof/>
            <w:webHidden/>
          </w:rPr>
        </w:r>
        <w:r>
          <w:rPr>
            <w:noProof/>
            <w:webHidden/>
          </w:rPr>
          <w:fldChar w:fldCharType="separate"/>
        </w:r>
        <w:r>
          <w:rPr>
            <w:noProof/>
            <w:webHidden/>
          </w:rPr>
          <w:t>30</w:t>
        </w:r>
        <w:r>
          <w:rPr>
            <w:noProof/>
            <w:webHidden/>
          </w:rPr>
          <w:fldChar w:fldCharType="end"/>
        </w:r>
      </w:hyperlink>
    </w:p>
    <w:p w:rsidR="00387A56" w:rsidRDefault="00387A56">
      <w:pPr>
        <w:pStyle w:val="TOC4"/>
        <w:rPr>
          <w:b w:val="0"/>
          <w:bCs w:val="0"/>
          <w:noProof w:val="0"/>
        </w:rPr>
      </w:pPr>
      <w:r>
        <w:rPr>
          <w:b w:val="0"/>
          <w:bCs w:val="0"/>
          <w:noProof w:val="0"/>
        </w:rPr>
        <w:fldChar w:fldCharType="end"/>
      </w:r>
    </w:p>
    <w:p w:rsidR="00387A56" w:rsidRDefault="00387A56">
      <w:pPr>
        <w:pStyle w:val="TOC4"/>
      </w:pPr>
      <w:r>
        <w:rPr>
          <w:b w:val="0"/>
          <w:bCs w:val="0"/>
          <w:noProof w:val="0"/>
        </w:rPr>
        <w:br w:type="page"/>
      </w:r>
    </w:p>
    <w:p w:rsidR="00387A56" w:rsidRDefault="00387A56">
      <w:pPr>
        <w:pStyle w:val="CoverText"/>
        <w:spacing w:before="0"/>
        <w:rPr>
          <w:bCs/>
        </w:rPr>
      </w:pPr>
      <w:bookmarkStart w:id="8" w:name="_Toc423410238"/>
      <w:bookmarkStart w:id="9" w:name="_Toc425054504"/>
      <w:commentRangeStart w:id="10"/>
      <w:r>
        <w:rPr>
          <w:bCs/>
        </w:rPr>
        <w:t>LIST OF FIGURES</w:t>
      </w:r>
      <w:commentRangeEnd w:id="10"/>
      <w:r w:rsidR="00047E71">
        <w:rPr>
          <w:rStyle w:val="CommentReference"/>
          <w:b w:val="0"/>
        </w:rPr>
        <w:commentReference w:id="10"/>
      </w:r>
    </w:p>
    <w:p w:rsidR="00387A56" w:rsidRDefault="00387A56">
      <w:pPr>
        <w:jc w:val="center"/>
        <w:rPr>
          <w:b/>
          <w:bCs/>
        </w:rPr>
      </w:pPr>
    </w:p>
    <w:p w:rsidR="00387A56" w:rsidRDefault="00387A56"/>
    <w:p w:rsidR="00BC06A7" w:rsidRDefault="00387A56">
      <w:pPr>
        <w:pStyle w:val="TableofFigures"/>
        <w:tabs>
          <w:tab w:val="right" w:leader="dot" w:pos="8630"/>
        </w:tabs>
        <w:rPr>
          <w:rFonts w:asciiTheme="minorHAnsi" w:eastAsiaTheme="minorEastAsia" w:hAnsiTheme="minorHAnsi" w:cstheme="minorBidi"/>
          <w:noProof/>
          <w:sz w:val="22"/>
          <w:szCs w:val="22"/>
        </w:rPr>
      </w:pPr>
      <w:r w:rsidRPr="009329C2">
        <w:rPr>
          <w:b/>
          <w:bCs/>
        </w:rPr>
        <w:fldChar w:fldCharType="begin"/>
      </w:r>
      <w:r w:rsidRPr="009329C2">
        <w:rPr>
          <w:b/>
          <w:bCs/>
        </w:rPr>
        <w:instrText xml:space="preserve"> TOC \h \z \t "Body Text Indent,1" \c "Figure" </w:instrText>
      </w:r>
      <w:r w:rsidRPr="009329C2">
        <w:rPr>
          <w:b/>
          <w:bCs/>
        </w:rPr>
        <w:fldChar w:fldCharType="separate"/>
      </w:r>
      <w:hyperlink w:anchor="_Toc371545715" w:history="1">
        <w:r w:rsidR="00BC06A7" w:rsidRPr="00192B44">
          <w:rPr>
            <w:rStyle w:val="Hyperlink"/>
            <w:noProof/>
          </w:rPr>
          <w:t>Figure 1: Use Case External Interface Diagram</w:t>
        </w:r>
        <w:r w:rsidR="00BC06A7">
          <w:rPr>
            <w:noProof/>
            <w:webHidden/>
          </w:rPr>
          <w:tab/>
        </w:r>
        <w:r w:rsidR="00BC06A7">
          <w:rPr>
            <w:noProof/>
            <w:webHidden/>
          </w:rPr>
          <w:fldChar w:fldCharType="begin"/>
        </w:r>
        <w:r w:rsidR="00BC06A7">
          <w:rPr>
            <w:noProof/>
            <w:webHidden/>
          </w:rPr>
          <w:instrText xml:space="preserve"> PAGEREF _Toc371545715 \h </w:instrText>
        </w:r>
        <w:r w:rsidR="00BC06A7">
          <w:rPr>
            <w:noProof/>
            <w:webHidden/>
          </w:rPr>
        </w:r>
        <w:r w:rsidR="00BC06A7">
          <w:rPr>
            <w:noProof/>
            <w:webHidden/>
          </w:rPr>
          <w:fldChar w:fldCharType="separate"/>
        </w:r>
        <w:r w:rsidR="00BC06A7">
          <w:rPr>
            <w:noProof/>
            <w:webHidden/>
          </w:rPr>
          <w:t>4</w:t>
        </w:r>
        <w:r w:rsidR="00BC06A7">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16" w:history="1">
        <w:r w:rsidRPr="00192B44">
          <w:rPr>
            <w:rStyle w:val="Hyperlink"/>
            <w:noProof/>
          </w:rPr>
          <w:t>Figure 2 : Use Case Diagram of CSCI VMCS</w:t>
        </w:r>
        <w:r>
          <w:rPr>
            <w:noProof/>
            <w:webHidden/>
          </w:rPr>
          <w:tab/>
        </w:r>
        <w:r>
          <w:rPr>
            <w:noProof/>
            <w:webHidden/>
          </w:rPr>
          <w:fldChar w:fldCharType="begin"/>
        </w:r>
        <w:r>
          <w:rPr>
            <w:noProof/>
            <w:webHidden/>
          </w:rPr>
          <w:instrText xml:space="preserve"> PAGEREF _Toc371545716 \h </w:instrText>
        </w:r>
        <w:r>
          <w:rPr>
            <w:noProof/>
            <w:webHidden/>
          </w:rPr>
        </w:r>
        <w:r>
          <w:rPr>
            <w:noProof/>
            <w:webHidden/>
          </w:rPr>
          <w:fldChar w:fldCharType="separate"/>
        </w:r>
        <w:r>
          <w:rPr>
            <w:noProof/>
            <w:webHidden/>
          </w:rPr>
          <w:t>6</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17" w:history="1">
        <w:r w:rsidRPr="00192B44">
          <w:rPr>
            <w:rStyle w:val="Hyperlink"/>
            <w:noProof/>
          </w:rPr>
          <w:t>Figure 3 : Simulate Control Panel Use Case</w:t>
        </w:r>
        <w:r>
          <w:rPr>
            <w:noProof/>
            <w:webHidden/>
          </w:rPr>
          <w:tab/>
        </w:r>
        <w:r>
          <w:rPr>
            <w:noProof/>
            <w:webHidden/>
          </w:rPr>
          <w:fldChar w:fldCharType="begin"/>
        </w:r>
        <w:r>
          <w:rPr>
            <w:noProof/>
            <w:webHidden/>
          </w:rPr>
          <w:instrText xml:space="preserve"> PAGEREF _Toc371545717 \h </w:instrText>
        </w:r>
        <w:r>
          <w:rPr>
            <w:noProof/>
            <w:webHidden/>
          </w:rPr>
        </w:r>
        <w:r>
          <w:rPr>
            <w:noProof/>
            <w:webHidden/>
          </w:rPr>
          <w:fldChar w:fldCharType="separate"/>
        </w:r>
        <w:r>
          <w:rPr>
            <w:noProof/>
            <w:webHidden/>
          </w:rPr>
          <w:t>7</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18" w:history="1">
        <w:r w:rsidRPr="00192B44">
          <w:rPr>
            <w:rStyle w:val="Hyperlink"/>
            <w:noProof/>
          </w:rPr>
          <w:t>Figure 4 : Buy Drinks Use Case</w:t>
        </w:r>
        <w:r>
          <w:rPr>
            <w:noProof/>
            <w:webHidden/>
          </w:rPr>
          <w:tab/>
        </w:r>
        <w:r>
          <w:rPr>
            <w:noProof/>
            <w:webHidden/>
          </w:rPr>
          <w:fldChar w:fldCharType="begin"/>
        </w:r>
        <w:r>
          <w:rPr>
            <w:noProof/>
            <w:webHidden/>
          </w:rPr>
          <w:instrText xml:space="preserve"> PAGEREF _Toc371545718 \h </w:instrText>
        </w:r>
        <w:r>
          <w:rPr>
            <w:noProof/>
            <w:webHidden/>
          </w:rPr>
        </w:r>
        <w:r>
          <w:rPr>
            <w:noProof/>
            <w:webHidden/>
          </w:rPr>
          <w:fldChar w:fldCharType="separate"/>
        </w:r>
        <w:r>
          <w:rPr>
            <w:noProof/>
            <w:webHidden/>
          </w:rPr>
          <w:t>10</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19" w:history="1">
        <w:r w:rsidRPr="00192B44">
          <w:rPr>
            <w:rStyle w:val="Hyperlink"/>
            <w:noProof/>
          </w:rPr>
          <w:t>Figure 5 : Login Use Case</w:t>
        </w:r>
        <w:r>
          <w:rPr>
            <w:noProof/>
            <w:webHidden/>
          </w:rPr>
          <w:tab/>
        </w:r>
        <w:r>
          <w:rPr>
            <w:noProof/>
            <w:webHidden/>
          </w:rPr>
          <w:fldChar w:fldCharType="begin"/>
        </w:r>
        <w:r>
          <w:rPr>
            <w:noProof/>
            <w:webHidden/>
          </w:rPr>
          <w:instrText xml:space="preserve"> PAGEREF _Toc371545719 \h </w:instrText>
        </w:r>
        <w:r>
          <w:rPr>
            <w:noProof/>
            <w:webHidden/>
          </w:rPr>
        </w:r>
        <w:r>
          <w:rPr>
            <w:noProof/>
            <w:webHidden/>
          </w:rPr>
          <w:fldChar w:fldCharType="separate"/>
        </w:r>
        <w:r>
          <w:rPr>
            <w:noProof/>
            <w:webHidden/>
          </w:rPr>
          <w:t>14</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0" w:history="1">
        <w:r w:rsidRPr="00192B44">
          <w:rPr>
            <w:rStyle w:val="Hyperlink"/>
            <w:noProof/>
          </w:rPr>
          <w:t>Figure 6 : Maintain Vending Machine Use Case</w:t>
        </w:r>
        <w:r>
          <w:rPr>
            <w:noProof/>
            <w:webHidden/>
          </w:rPr>
          <w:tab/>
        </w:r>
        <w:r>
          <w:rPr>
            <w:noProof/>
            <w:webHidden/>
          </w:rPr>
          <w:fldChar w:fldCharType="begin"/>
        </w:r>
        <w:r>
          <w:rPr>
            <w:noProof/>
            <w:webHidden/>
          </w:rPr>
          <w:instrText xml:space="preserve"> PAGEREF _Toc371545720 \h </w:instrText>
        </w:r>
        <w:r>
          <w:rPr>
            <w:noProof/>
            <w:webHidden/>
          </w:rPr>
        </w:r>
        <w:r>
          <w:rPr>
            <w:noProof/>
            <w:webHidden/>
          </w:rPr>
          <w:fldChar w:fldCharType="separate"/>
        </w:r>
        <w:r>
          <w:rPr>
            <w:noProof/>
            <w:webHidden/>
          </w:rPr>
          <w:t>16</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1" w:history="1">
        <w:r w:rsidRPr="00192B44">
          <w:rPr>
            <w:rStyle w:val="Hyperlink"/>
            <w:noProof/>
          </w:rPr>
          <w:t>Figure 7 : VMCS Class Diagram</w:t>
        </w:r>
        <w:r>
          <w:rPr>
            <w:noProof/>
            <w:webHidden/>
          </w:rPr>
          <w:tab/>
        </w:r>
        <w:r>
          <w:rPr>
            <w:noProof/>
            <w:webHidden/>
          </w:rPr>
          <w:fldChar w:fldCharType="begin"/>
        </w:r>
        <w:r>
          <w:rPr>
            <w:noProof/>
            <w:webHidden/>
          </w:rPr>
          <w:instrText xml:space="preserve"> PAGEREF _Toc371545721 \h </w:instrText>
        </w:r>
        <w:r>
          <w:rPr>
            <w:noProof/>
            <w:webHidden/>
          </w:rPr>
        </w:r>
        <w:r>
          <w:rPr>
            <w:noProof/>
            <w:webHidden/>
          </w:rPr>
          <w:fldChar w:fldCharType="separate"/>
        </w:r>
        <w:r>
          <w:rPr>
            <w:noProof/>
            <w:webHidden/>
          </w:rPr>
          <w:t>20</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2" w:history="1">
        <w:r w:rsidRPr="00192B44">
          <w:rPr>
            <w:rStyle w:val="Hyperlink"/>
            <w:noProof/>
          </w:rPr>
          <w:t>Figure 8: Buy Drinks Sequence Diagram</w:t>
        </w:r>
        <w:r>
          <w:rPr>
            <w:noProof/>
            <w:webHidden/>
          </w:rPr>
          <w:tab/>
        </w:r>
        <w:r>
          <w:rPr>
            <w:noProof/>
            <w:webHidden/>
          </w:rPr>
          <w:fldChar w:fldCharType="begin"/>
        </w:r>
        <w:r>
          <w:rPr>
            <w:noProof/>
            <w:webHidden/>
          </w:rPr>
          <w:instrText xml:space="preserve"> PAGEREF _Toc371545722 \h </w:instrText>
        </w:r>
        <w:r>
          <w:rPr>
            <w:noProof/>
            <w:webHidden/>
          </w:rPr>
        </w:r>
        <w:r>
          <w:rPr>
            <w:noProof/>
            <w:webHidden/>
          </w:rPr>
          <w:fldChar w:fldCharType="separate"/>
        </w:r>
        <w:r>
          <w:rPr>
            <w:noProof/>
            <w:webHidden/>
          </w:rPr>
          <w:t>30</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3" w:history="1">
        <w:r w:rsidRPr="00192B44">
          <w:rPr>
            <w:rStyle w:val="Hyperlink"/>
            <w:b/>
            <w:bCs/>
            <w:noProof/>
          </w:rPr>
          <w:t>Figure 9: Login Sequence Diagram</w:t>
        </w:r>
        <w:r>
          <w:rPr>
            <w:noProof/>
            <w:webHidden/>
          </w:rPr>
          <w:tab/>
        </w:r>
        <w:r>
          <w:rPr>
            <w:noProof/>
            <w:webHidden/>
          </w:rPr>
          <w:fldChar w:fldCharType="begin"/>
        </w:r>
        <w:r>
          <w:rPr>
            <w:noProof/>
            <w:webHidden/>
          </w:rPr>
          <w:instrText xml:space="preserve"> PAGEREF _Toc371545723 \h </w:instrText>
        </w:r>
        <w:r>
          <w:rPr>
            <w:noProof/>
            <w:webHidden/>
          </w:rPr>
        </w:r>
        <w:r>
          <w:rPr>
            <w:noProof/>
            <w:webHidden/>
          </w:rPr>
          <w:fldChar w:fldCharType="separate"/>
        </w:r>
        <w:r>
          <w:rPr>
            <w:noProof/>
            <w:webHidden/>
          </w:rPr>
          <w:t>31</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4" w:history="1">
        <w:r w:rsidRPr="00192B44">
          <w:rPr>
            <w:rStyle w:val="Hyperlink"/>
            <w:b/>
            <w:bCs/>
            <w:noProof/>
          </w:rPr>
          <w:t>Figure 10: Maintain Vending Machine Sequence Diagram</w:t>
        </w:r>
        <w:r>
          <w:rPr>
            <w:noProof/>
            <w:webHidden/>
          </w:rPr>
          <w:tab/>
        </w:r>
        <w:r>
          <w:rPr>
            <w:noProof/>
            <w:webHidden/>
          </w:rPr>
          <w:fldChar w:fldCharType="begin"/>
        </w:r>
        <w:r>
          <w:rPr>
            <w:noProof/>
            <w:webHidden/>
          </w:rPr>
          <w:instrText xml:space="preserve"> PAGEREF _Toc371545724 \h </w:instrText>
        </w:r>
        <w:r>
          <w:rPr>
            <w:noProof/>
            <w:webHidden/>
          </w:rPr>
        </w:r>
        <w:r>
          <w:rPr>
            <w:noProof/>
            <w:webHidden/>
          </w:rPr>
          <w:fldChar w:fldCharType="separate"/>
        </w:r>
        <w:r>
          <w:rPr>
            <w:noProof/>
            <w:webHidden/>
          </w:rPr>
          <w:t>31</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5" w:history="1">
        <w:r w:rsidRPr="00192B44">
          <w:rPr>
            <w:rStyle w:val="Hyperlink"/>
            <w:b/>
            <w:bCs/>
            <w:noProof/>
          </w:rPr>
          <w:t>Figure 11: Simulate Control Panel Sequence Diagram</w:t>
        </w:r>
        <w:r>
          <w:rPr>
            <w:noProof/>
            <w:webHidden/>
          </w:rPr>
          <w:tab/>
        </w:r>
        <w:r>
          <w:rPr>
            <w:noProof/>
            <w:webHidden/>
          </w:rPr>
          <w:fldChar w:fldCharType="begin"/>
        </w:r>
        <w:r>
          <w:rPr>
            <w:noProof/>
            <w:webHidden/>
          </w:rPr>
          <w:instrText xml:space="preserve"> PAGEREF _Toc371545725 \h </w:instrText>
        </w:r>
        <w:r>
          <w:rPr>
            <w:noProof/>
            <w:webHidden/>
          </w:rPr>
        </w:r>
        <w:r>
          <w:rPr>
            <w:noProof/>
            <w:webHidden/>
          </w:rPr>
          <w:fldChar w:fldCharType="separate"/>
        </w:r>
        <w:r>
          <w:rPr>
            <w:noProof/>
            <w:webHidden/>
          </w:rPr>
          <w:t>32</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6" w:history="1">
        <w:r w:rsidRPr="00192B44">
          <w:rPr>
            <w:rStyle w:val="Hyperlink"/>
            <w:b/>
            <w:bCs/>
            <w:noProof/>
          </w:rPr>
          <w:t>Figure 11: Buy Drinks Sequence Diagram</w:t>
        </w:r>
        <w:r>
          <w:rPr>
            <w:noProof/>
            <w:webHidden/>
          </w:rPr>
          <w:tab/>
        </w:r>
        <w:r>
          <w:rPr>
            <w:noProof/>
            <w:webHidden/>
          </w:rPr>
          <w:fldChar w:fldCharType="begin"/>
        </w:r>
        <w:r>
          <w:rPr>
            <w:noProof/>
            <w:webHidden/>
          </w:rPr>
          <w:instrText xml:space="preserve"> PAGEREF _Toc371545726 \h </w:instrText>
        </w:r>
        <w:r>
          <w:rPr>
            <w:noProof/>
            <w:webHidden/>
          </w:rPr>
        </w:r>
        <w:r>
          <w:rPr>
            <w:noProof/>
            <w:webHidden/>
          </w:rPr>
          <w:fldChar w:fldCharType="separate"/>
        </w:r>
        <w:r>
          <w:rPr>
            <w:noProof/>
            <w:webHidden/>
          </w:rPr>
          <w:t>33</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7" w:history="1">
        <w:r w:rsidRPr="00192B44">
          <w:rPr>
            <w:rStyle w:val="Hyperlink"/>
            <w:b/>
            <w:bCs/>
            <w:noProof/>
          </w:rPr>
          <w:t>Figure 12: Buy drinks Activity Diagram</w:t>
        </w:r>
        <w:r>
          <w:rPr>
            <w:noProof/>
            <w:webHidden/>
          </w:rPr>
          <w:tab/>
        </w:r>
        <w:r>
          <w:rPr>
            <w:noProof/>
            <w:webHidden/>
          </w:rPr>
          <w:fldChar w:fldCharType="begin"/>
        </w:r>
        <w:r>
          <w:rPr>
            <w:noProof/>
            <w:webHidden/>
          </w:rPr>
          <w:instrText xml:space="preserve"> PAGEREF _Toc371545727 \h </w:instrText>
        </w:r>
        <w:r>
          <w:rPr>
            <w:noProof/>
            <w:webHidden/>
          </w:rPr>
        </w:r>
        <w:r>
          <w:rPr>
            <w:noProof/>
            <w:webHidden/>
          </w:rPr>
          <w:fldChar w:fldCharType="separate"/>
        </w:r>
        <w:r>
          <w:rPr>
            <w:noProof/>
            <w:webHidden/>
          </w:rPr>
          <w:t>34</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8" w:history="1">
        <w:r w:rsidRPr="00192B44">
          <w:rPr>
            <w:rStyle w:val="Hyperlink"/>
            <w:b/>
            <w:bCs/>
            <w:noProof/>
          </w:rPr>
          <w:t>Figure 13: Login Activity Diagram</w:t>
        </w:r>
        <w:r>
          <w:rPr>
            <w:noProof/>
            <w:webHidden/>
          </w:rPr>
          <w:tab/>
        </w:r>
        <w:r>
          <w:rPr>
            <w:noProof/>
            <w:webHidden/>
          </w:rPr>
          <w:fldChar w:fldCharType="begin"/>
        </w:r>
        <w:r>
          <w:rPr>
            <w:noProof/>
            <w:webHidden/>
          </w:rPr>
          <w:instrText xml:space="preserve"> PAGEREF _Toc371545728 \h </w:instrText>
        </w:r>
        <w:r>
          <w:rPr>
            <w:noProof/>
            <w:webHidden/>
          </w:rPr>
        </w:r>
        <w:r>
          <w:rPr>
            <w:noProof/>
            <w:webHidden/>
          </w:rPr>
          <w:fldChar w:fldCharType="separate"/>
        </w:r>
        <w:r>
          <w:rPr>
            <w:noProof/>
            <w:webHidden/>
          </w:rPr>
          <w:t>34</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29" w:history="1">
        <w:r w:rsidRPr="00192B44">
          <w:rPr>
            <w:rStyle w:val="Hyperlink"/>
            <w:b/>
            <w:bCs/>
            <w:noProof/>
          </w:rPr>
          <w:t>Figure 14: Maintain Vending Machine Activity Diagram</w:t>
        </w:r>
        <w:r>
          <w:rPr>
            <w:noProof/>
            <w:webHidden/>
          </w:rPr>
          <w:tab/>
        </w:r>
        <w:r>
          <w:rPr>
            <w:noProof/>
            <w:webHidden/>
          </w:rPr>
          <w:fldChar w:fldCharType="begin"/>
        </w:r>
        <w:r>
          <w:rPr>
            <w:noProof/>
            <w:webHidden/>
          </w:rPr>
          <w:instrText xml:space="preserve"> PAGEREF _Toc371545729 \h </w:instrText>
        </w:r>
        <w:r>
          <w:rPr>
            <w:noProof/>
            <w:webHidden/>
          </w:rPr>
        </w:r>
        <w:r>
          <w:rPr>
            <w:noProof/>
            <w:webHidden/>
          </w:rPr>
          <w:fldChar w:fldCharType="separate"/>
        </w:r>
        <w:r>
          <w:rPr>
            <w:noProof/>
            <w:webHidden/>
          </w:rPr>
          <w:t>35</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0" w:history="1">
        <w:r w:rsidRPr="00192B44">
          <w:rPr>
            <w:rStyle w:val="Hyperlink"/>
            <w:b/>
            <w:bCs/>
            <w:noProof/>
          </w:rPr>
          <w:t>Figure 15: Drink query Activity Diagram</w:t>
        </w:r>
        <w:r>
          <w:rPr>
            <w:noProof/>
            <w:webHidden/>
          </w:rPr>
          <w:tab/>
        </w:r>
        <w:r>
          <w:rPr>
            <w:noProof/>
            <w:webHidden/>
          </w:rPr>
          <w:fldChar w:fldCharType="begin"/>
        </w:r>
        <w:r>
          <w:rPr>
            <w:noProof/>
            <w:webHidden/>
          </w:rPr>
          <w:instrText xml:space="preserve"> PAGEREF _Toc371545730 \h </w:instrText>
        </w:r>
        <w:r>
          <w:rPr>
            <w:noProof/>
            <w:webHidden/>
          </w:rPr>
        </w:r>
        <w:r>
          <w:rPr>
            <w:noProof/>
            <w:webHidden/>
          </w:rPr>
          <w:fldChar w:fldCharType="separate"/>
        </w:r>
        <w:r>
          <w:rPr>
            <w:noProof/>
            <w:webHidden/>
          </w:rPr>
          <w:t>36</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1" w:history="1">
        <w:r w:rsidRPr="00192B44">
          <w:rPr>
            <w:rStyle w:val="Hyperlink"/>
            <w:b/>
            <w:bCs/>
            <w:noProof/>
          </w:rPr>
          <w:t>Figure 16: Update price Activity Diagram</w:t>
        </w:r>
        <w:r>
          <w:rPr>
            <w:noProof/>
            <w:webHidden/>
          </w:rPr>
          <w:tab/>
        </w:r>
        <w:r>
          <w:rPr>
            <w:noProof/>
            <w:webHidden/>
          </w:rPr>
          <w:fldChar w:fldCharType="begin"/>
        </w:r>
        <w:r>
          <w:rPr>
            <w:noProof/>
            <w:webHidden/>
          </w:rPr>
          <w:instrText xml:space="preserve"> PAGEREF _Toc371545731 \h </w:instrText>
        </w:r>
        <w:r>
          <w:rPr>
            <w:noProof/>
            <w:webHidden/>
          </w:rPr>
        </w:r>
        <w:r>
          <w:rPr>
            <w:noProof/>
            <w:webHidden/>
          </w:rPr>
          <w:fldChar w:fldCharType="separate"/>
        </w:r>
        <w:r>
          <w:rPr>
            <w:noProof/>
            <w:webHidden/>
          </w:rPr>
          <w:t>36</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2" w:history="1">
        <w:r w:rsidRPr="00192B44">
          <w:rPr>
            <w:rStyle w:val="Hyperlink"/>
            <w:b/>
            <w:bCs/>
            <w:noProof/>
          </w:rPr>
          <w:t>Figure 17: Total money query Activity Diagram</w:t>
        </w:r>
        <w:r>
          <w:rPr>
            <w:noProof/>
            <w:webHidden/>
          </w:rPr>
          <w:tab/>
        </w:r>
        <w:r>
          <w:rPr>
            <w:noProof/>
            <w:webHidden/>
          </w:rPr>
          <w:fldChar w:fldCharType="begin"/>
        </w:r>
        <w:r>
          <w:rPr>
            <w:noProof/>
            <w:webHidden/>
          </w:rPr>
          <w:instrText xml:space="preserve"> PAGEREF _Toc371545732 \h </w:instrText>
        </w:r>
        <w:r>
          <w:rPr>
            <w:noProof/>
            <w:webHidden/>
          </w:rPr>
        </w:r>
        <w:r>
          <w:rPr>
            <w:noProof/>
            <w:webHidden/>
          </w:rPr>
          <w:fldChar w:fldCharType="separate"/>
        </w:r>
        <w:r>
          <w:rPr>
            <w:noProof/>
            <w:webHidden/>
          </w:rPr>
          <w:t>37</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3" w:history="1">
        <w:r w:rsidRPr="00192B44">
          <w:rPr>
            <w:rStyle w:val="Hyperlink"/>
            <w:b/>
            <w:bCs/>
            <w:noProof/>
          </w:rPr>
          <w:t>Figure 18: Collect all cash Activity Diagram</w:t>
        </w:r>
        <w:r>
          <w:rPr>
            <w:noProof/>
            <w:webHidden/>
          </w:rPr>
          <w:tab/>
        </w:r>
        <w:r>
          <w:rPr>
            <w:noProof/>
            <w:webHidden/>
          </w:rPr>
          <w:fldChar w:fldCharType="begin"/>
        </w:r>
        <w:r>
          <w:rPr>
            <w:noProof/>
            <w:webHidden/>
          </w:rPr>
          <w:instrText xml:space="preserve"> PAGEREF _Toc371545733 \h </w:instrText>
        </w:r>
        <w:r>
          <w:rPr>
            <w:noProof/>
            <w:webHidden/>
          </w:rPr>
        </w:r>
        <w:r>
          <w:rPr>
            <w:noProof/>
            <w:webHidden/>
          </w:rPr>
          <w:fldChar w:fldCharType="separate"/>
        </w:r>
        <w:r>
          <w:rPr>
            <w:noProof/>
            <w:webHidden/>
          </w:rPr>
          <w:t>37</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4" w:history="1">
        <w:r w:rsidRPr="00192B44">
          <w:rPr>
            <w:rStyle w:val="Hyperlink"/>
            <w:b/>
            <w:bCs/>
            <w:noProof/>
          </w:rPr>
          <w:t>Figure 19: Update drinks Activity Diagram</w:t>
        </w:r>
        <w:r>
          <w:rPr>
            <w:noProof/>
            <w:webHidden/>
          </w:rPr>
          <w:tab/>
        </w:r>
        <w:r>
          <w:rPr>
            <w:noProof/>
            <w:webHidden/>
          </w:rPr>
          <w:fldChar w:fldCharType="begin"/>
        </w:r>
        <w:r>
          <w:rPr>
            <w:noProof/>
            <w:webHidden/>
          </w:rPr>
          <w:instrText xml:space="preserve"> PAGEREF _Toc371545734 \h </w:instrText>
        </w:r>
        <w:r>
          <w:rPr>
            <w:noProof/>
            <w:webHidden/>
          </w:rPr>
        </w:r>
        <w:r>
          <w:rPr>
            <w:noProof/>
            <w:webHidden/>
          </w:rPr>
          <w:fldChar w:fldCharType="separate"/>
        </w:r>
        <w:r>
          <w:rPr>
            <w:noProof/>
            <w:webHidden/>
          </w:rPr>
          <w:t>37</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5" w:history="1">
        <w:r w:rsidRPr="00192B44">
          <w:rPr>
            <w:rStyle w:val="Hyperlink"/>
            <w:b/>
            <w:bCs/>
            <w:noProof/>
          </w:rPr>
          <w:t>Figure 20: Denomination query Activity Diagram</w:t>
        </w:r>
        <w:r>
          <w:rPr>
            <w:noProof/>
            <w:webHidden/>
          </w:rPr>
          <w:tab/>
        </w:r>
        <w:r>
          <w:rPr>
            <w:noProof/>
            <w:webHidden/>
          </w:rPr>
          <w:fldChar w:fldCharType="begin"/>
        </w:r>
        <w:r>
          <w:rPr>
            <w:noProof/>
            <w:webHidden/>
          </w:rPr>
          <w:instrText xml:space="preserve"> PAGEREF _Toc371545735 \h </w:instrText>
        </w:r>
        <w:r>
          <w:rPr>
            <w:noProof/>
            <w:webHidden/>
          </w:rPr>
        </w:r>
        <w:r>
          <w:rPr>
            <w:noProof/>
            <w:webHidden/>
          </w:rPr>
          <w:fldChar w:fldCharType="separate"/>
        </w:r>
        <w:r>
          <w:rPr>
            <w:noProof/>
            <w:webHidden/>
          </w:rPr>
          <w:t>38</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6" w:history="1">
        <w:r w:rsidRPr="00192B44">
          <w:rPr>
            <w:rStyle w:val="Hyperlink"/>
            <w:b/>
            <w:bCs/>
            <w:noProof/>
          </w:rPr>
          <w:t>Figure 21: Update denomination Activity Diagram</w:t>
        </w:r>
        <w:r>
          <w:rPr>
            <w:noProof/>
            <w:webHidden/>
          </w:rPr>
          <w:tab/>
        </w:r>
        <w:r>
          <w:rPr>
            <w:noProof/>
            <w:webHidden/>
          </w:rPr>
          <w:fldChar w:fldCharType="begin"/>
        </w:r>
        <w:r>
          <w:rPr>
            <w:noProof/>
            <w:webHidden/>
          </w:rPr>
          <w:instrText xml:space="preserve"> PAGEREF _Toc371545736 \h </w:instrText>
        </w:r>
        <w:r>
          <w:rPr>
            <w:noProof/>
            <w:webHidden/>
          </w:rPr>
        </w:r>
        <w:r>
          <w:rPr>
            <w:noProof/>
            <w:webHidden/>
          </w:rPr>
          <w:fldChar w:fldCharType="separate"/>
        </w:r>
        <w:r>
          <w:rPr>
            <w:noProof/>
            <w:webHidden/>
          </w:rPr>
          <w:t>38</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7" w:history="1">
        <w:r w:rsidRPr="00192B44">
          <w:rPr>
            <w:rStyle w:val="Hyperlink"/>
            <w:b/>
            <w:bCs/>
            <w:noProof/>
          </w:rPr>
          <w:t>Figure 22: Update VMCS Activity Diagram</w:t>
        </w:r>
        <w:r>
          <w:rPr>
            <w:noProof/>
            <w:webHidden/>
          </w:rPr>
          <w:tab/>
        </w:r>
        <w:r>
          <w:rPr>
            <w:noProof/>
            <w:webHidden/>
          </w:rPr>
          <w:fldChar w:fldCharType="begin"/>
        </w:r>
        <w:r>
          <w:rPr>
            <w:noProof/>
            <w:webHidden/>
          </w:rPr>
          <w:instrText xml:space="preserve"> PAGEREF _Toc371545737 \h </w:instrText>
        </w:r>
        <w:r>
          <w:rPr>
            <w:noProof/>
            <w:webHidden/>
          </w:rPr>
        </w:r>
        <w:r>
          <w:rPr>
            <w:noProof/>
            <w:webHidden/>
          </w:rPr>
          <w:fldChar w:fldCharType="separate"/>
        </w:r>
        <w:r>
          <w:rPr>
            <w:noProof/>
            <w:webHidden/>
          </w:rPr>
          <w:t>39</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8" w:history="1">
        <w:r w:rsidRPr="00192B44">
          <w:rPr>
            <w:rStyle w:val="Hyperlink"/>
            <w:b/>
            <w:bCs/>
            <w:noProof/>
          </w:rPr>
          <w:t>Figure 21: Update denomination Activity Diagram</w:t>
        </w:r>
        <w:r>
          <w:rPr>
            <w:noProof/>
            <w:webHidden/>
          </w:rPr>
          <w:tab/>
        </w:r>
        <w:r>
          <w:rPr>
            <w:noProof/>
            <w:webHidden/>
          </w:rPr>
          <w:fldChar w:fldCharType="begin"/>
        </w:r>
        <w:r>
          <w:rPr>
            <w:noProof/>
            <w:webHidden/>
          </w:rPr>
          <w:instrText xml:space="preserve"> PAGEREF _Toc371545738 \h </w:instrText>
        </w:r>
        <w:r>
          <w:rPr>
            <w:noProof/>
            <w:webHidden/>
          </w:rPr>
        </w:r>
        <w:r>
          <w:rPr>
            <w:noProof/>
            <w:webHidden/>
          </w:rPr>
          <w:fldChar w:fldCharType="separate"/>
        </w:r>
        <w:r>
          <w:rPr>
            <w:noProof/>
            <w:webHidden/>
          </w:rPr>
          <w:t>39</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39" w:history="1">
        <w:r w:rsidRPr="00192B44">
          <w:rPr>
            <w:rStyle w:val="Hyperlink"/>
            <w:b/>
            <w:bCs/>
            <w:noProof/>
          </w:rPr>
          <w:t>Figure 24: Update VMCS Activity Diagram</w:t>
        </w:r>
        <w:r>
          <w:rPr>
            <w:noProof/>
            <w:webHidden/>
          </w:rPr>
          <w:tab/>
        </w:r>
        <w:r>
          <w:rPr>
            <w:noProof/>
            <w:webHidden/>
          </w:rPr>
          <w:fldChar w:fldCharType="begin"/>
        </w:r>
        <w:r>
          <w:rPr>
            <w:noProof/>
            <w:webHidden/>
          </w:rPr>
          <w:instrText xml:space="preserve"> PAGEREF _Toc371545739 \h </w:instrText>
        </w:r>
        <w:r>
          <w:rPr>
            <w:noProof/>
            <w:webHidden/>
          </w:rPr>
        </w:r>
        <w:r>
          <w:rPr>
            <w:noProof/>
            <w:webHidden/>
          </w:rPr>
          <w:fldChar w:fldCharType="separate"/>
        </w:r>
        <w:r>
          <w:rPr>
            <w:noProof/>
            <w:webHidden/>
          </w:rPr>
          <w:t>40</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40" w:history="1">
        <w:r w:rsidRPr="00192B44">
          <w:rPr>
            <w:rStyle w:val="Hyperlink"/>
            <w:b/>
            <w:bCs/>
            <w:noProof/>
          </w:rPr>
          <w:t>Figure 25: Simulate Control Panel Activity Diagram</w:t>
        </w:r>
        <w:r>
          <w:rPr>
            <w:noProof/>
            <w:webHidden/>
          </w:rPr>
          <w:tab/>
        </w:r>
        <w:r>
          <w:rPr>
            <w:noProof/>
            <w:webHidden/>
          </w:rPr>
          <w:fldChar w:fldCharType="begin"/>
        </w:r>
        <w:r>
          <w:rPr>
            <w:noProof/>
            <w:webHidden/>
          </w:rPr>
          <w:instrText xml:space="preserve"> PAGEREF _Toc371545740 \h </w:instrText>
        </w:r>
        <w:r>
          <w:rPr>
            <w:noProof/>
            <w:webHidden/>
          </w:rPr>
        </w:r>
        <w:r>
          <w:rPr>
            <w:noProof/>
            <w:webHidden/>
          </w:rPr>
          <w:fldChar w:fldCharType="separate"/>
        </w:r>
        <w:r>
          <w:rPr>
            <w:noProof/>
            <w:webHidden/>
          </w:rPr>
          <w:t>41</w:t>
        </w:r>
        <w:r>
          <w:rPr>
            <w:noProof/>
            <w:webHidden/>
          </w:rPr>
          <w:fldChar w:fldCharType="end"/>
        </w:r>
      </w:hyperlink>
    </w:p>
    <w:p w:rsidR="00BC06A7" w:rsidRDefault="00BC06A7">
      <w:pPr>
        <w:pStyle w:val="TableofFigures"/>
        <w:tabs>
          <w:tab w:val="right" w:leader="dot" w:pos="8630"/>
        </w:tabs>
        <w:rPr>
          <w:rFonts w:asciiTheme="minorHAnsi" w:eastAsiaTheme="minorEastAsia" w:hAnsiTheme="minorHAnsi" w:cstheme="minorBidi"/>
          <w:noProof/>
          <w:sz w:val="22"/>
          <w:szCs w:val="22"/>
        </w:rPr>
      </w:pPr>
      <w:hyperlink w:anchor="_Toc371545741" w:history="1">
        <w:r w:rsidRPr="00192B44">
          <w:rPr>
            <w:rStyle w:val="Hyperlink"/>
            <w:b/>
            <w:bCs/>
            <w:noProof/>
          </w:rPr>
          <w:t>Figure 26: Begin Simulation Activity Diagram</w:t>
        </w:r>
        <w:r>
          <w:rPr>
            <w:noProof/>
            <w:webHidden/>
          </w:rPr>
          <w:tab/>
        </w:r>
        <w:r>
          <w:rPr>
            <w:noProof/>
            <w:webHidden/>
          </w:rPr>
          <w:fldChar w:fldCharType="begin"/>
        </w:r>
        <w:r>
          <w:rPr>
            <w:noProof/>
            <w:webHidden/>
          </w:rPr>
          <w:instrText xml:space="preserve"> PAGEREF _Toc371545741 \h </w:instrText>
        </w:r>
        <w:r>
          <w:rPr>
            <w:noProof/>
            <w:webHidden/>
          </w:rPr>
        </w:r>
        <w:r>
          <w:rPr>
            <w:noProof/>
            <w:webHidden/>
          </w:rPr>
          <w:fldChar w:fldCharType="separate"/>
        </w:r>
        <w:r>
          <w:rPr>
            <w:noProof/>
            <w:webHidden/>
          </w:rPr>
          <w:t>42</w:t>
        </w:r>
        <w:r>
          <w:rPr>
            <w:noProof/>
            <w:webHidden/>
          </w:rPr>
          <w:fldChar w:fldCharType="end"/>
        </w:r>
      </w:hyperlink>
    </w:p>
    <w:p w:rsidR="00387A56" w:rsidRDefault="00387A56">
      <w:r w:rsidRPr="009329C2">
        <w:rPr>
          <w:b/>
          <w:bCs/>
        </w:rPr>
        <w:fldChar w:fldCharType="end"/>
      </w:r>
    </w:p>
    <w:p w:rsidR="00387A56" w:rsidRDefault="00387A56">
      <w:pPr>
        <w:pStyle w:val="CoverText"/>
      </w:pPr>
      <w:commentRangeStart w:id="11"/>
      <w:r>
        <w:br w:type="page"/>
        <w:t>LIST OF TABLE</w:t>
      </w:r>
      <w:commentRangeEnd w:id="11"/>
      <w:r w:rsidR="00047E71">
        <w:rPr>
          <w:rStyle w:val="CommentReference"/>
          <w:b w:val="0"/>
        </w:rPr>
        <w:commentReference w:id="11"/>
      </w:r>
    </w:p>
    <w:p w:rsidR="00BC06A7" w:rsidRDefault="00387A56">
      <w:pPr>
        <w:pStyle w:val="TableofFigures"/>
        <w:tabs>
          <w:tab w:val="right" w:leader="dot" w:pos="8630"/>
        </w:tabs>
        <w:rPr>
          <w:rFonts w:asciiTheme="minorHAnsi" w:eastAsiaTheme="minorEastAsia" w:hAnsiTheme="minorHAnsi" w:cstheme="minorBidi"/>
          <w:noProof/>
          <w:sz w:val="22"/>
          <w:szCs w:val="22"/>
        </w:rPr>
      </w:pPr>
      <w:r w:rsidRPr="00820098">
        <w:rPr>
          <w:b/>
          <w:bCs/>
        </w:rPr>
        <w:fldChar w:fldCharType="begin"/>
      </w:r>
      <w:r w:rsidRPr="00820098">
        <w:rPr>
          <w:b/>
          <w:bCs/>
        </w:rPr>
        <w:instrText xml:space="preserve"> TOC \h \z \c "Table" </w:instrText>
      </w:r>
      <w:r w:rsidRPr="00820098">
        <w:rPr>
          <w:b/>
          <w:bCs/>
        </w:rPr>
        <w:fldChar w:fldCharType="separate"/>
      </w:r>
      <w:hyperlink w:anchor="_Toc371545742" w:history="1">
        <w:r w:rsidR="00BC06A7" w:rsidRPr="000D7418">
          <w:rPr>
            <w:rStyle w:val="Hyperlink"/>
            <w:noProof/>
          </w:rPr>
          <w:t>Table 1 : Traceability Requirements Matrix</w:t>
        </w:r>
        <w:r w:rsidR="00BC06A7">
          <w:rPr>
            <w:noProof/>
            <w:webHidden/>
          </w:rPr>
          <w:tab/>
        </w:r>
        <w:r w:rsidR="00BC06A7">
          <w:rPr>
            <w:noProof/>
            <w:webHidden/>
          </w:rPr>
          <w:fldChar w:fldCharType="begin"/>
        </w:r>
        <w:r w:rsidR="00BC06A7">
          <w:rPr>
            <w:noProof/>
            <w:webHidden/>
          </w:rPr>
          <w:instrText xml:space="preserve"> PAGEREF _Toc371545742 \h </w:instrText>
        </w:r>
        <w:r w:rsidR="00BC06A7">
          <w:rPr>
            <w:noProof/>
            <w:webHidden/>
          </w:rPr>
        </w:r>
        <w:r w:rsidR="00BC06A7">
          <w:rPr>
            <w:noProof/>
            <w:webHidden/>
          </w:rPr>
          <w:fldChar w:fldCharType="separate"/>
        </w:r>
        <w:r w:rsidR="00BC06A7">
          <w:rPr>
            <w:noProof/>
            <w:webHidden/>
          </w:rPr>
          <w:t>26</w:t>
        </w:r>
        <w:r w:rsidR="00BC06A7">
          <w:rPr>
            <w:noProof/>
            <w:webHidden/>
          </w:rPr>
          <w:fldChar w:fldCharType="end"/>
        </w:r>
      </w:hyperlink>
    </w:p>
    <w:p w:rsidR="00387A56" w:rsidRDefault="00387A56" w:rsidP="00963D1E">
      <w:pPr>
        <w:rPr>
          <w:b/>
          <w:bCs/>
        </w:rPr>
      </w:pPr>
      <w:r w:rsidRPr="00820098">
        <w:rPr>
          <w:b/>
          <w:bCs/>
        </w:rPr>
        <w:fldChar w:fldCharType="end"/>
      </w:r>
    </w:p>
    <w:p w:rsidR="00387A56" w:rsidRDefault="00387A56" w:rsidP="00963D1E">
      <w:pPr>
        <w:rPr>
          <w:b/>
          <w:bCs/>
        </w:rPr>
      </w:pPr>
    </w:p>
    <w:p w:rsidR="00387A56" w:rsidRDefault="00387A56" w:rsidP="00963D1E">
      <w:pPr>
        <w:rPr>
          <w:b/>
          <w:bCs/>
        </w:rPr>
        <w:sectPr w:rsidR="00387A56">
          <w:headerReference w:type="default" r:id="rId16"/>
          <w:footerReference w:type="default" r:id="rId17"/>
          <w:pgSz w:w="12240" w:h="15840"/>
          <w:pgMar w:top="1440" w:right="1800" w:bottom="2016" w:left="1800" w:header="720" w:footer="720" w:gutter="0"/>
          <w:pgNumType w:fmt="lowerRoman" w:start="1"/>
          <w:cols w:space="720"/>
        </w:sectPr>
      </w:pPr>
    </w:p>
    <w:p w:rsidR="00387A56" w:rsidRDefault="00387A56" w:rsidP="00D70F20">
      <w:pPr>
        <w:pStyle w:val="Heading1"/>
      </w:pPr>
      <w:bookmarkStart w:id="12" w:name="_Toc479068414"/>
      <w:bookmarkStart w:id="13" w:name="_Toc370719497"/>
      <w:bookmarkStart w:id="14" w:name="_Toc371545681"/>
      <w:r>
        <w:t>SCOPE</w:t>
      </w:r>
      <w:bookmarkEnd w:id="12"/>
      <w:bookmarkEnd w:id="13"/>
      <w:bookmarkEnd w:id="14"/>
    </w:p>
    <w:p w:rsidR="00C52D29" w:rsidRPr="00A62423" w:rsidRDefault="00C52D29">
      <w:pPr>
        <w:rPr>
          <w:color w:val="1F4E79"/>
        </w:rPr>
      </w:pPr>
    </w:p>
    <w:p w:rsidR="00387A56" w:rsidRPr="006C0FFF" w:rsidRDefault="007F24E6" w:rsidP="005106AB">
      <w:pPr>
        <w:ind w:left="450" w:hanging="18"/>
        <w:jc w:val="both"/>
      </w:pPr>
      <w:r w:rsidRPr="006C0FFF">
        <w:t xml:space="preserve">The function of this system will be control of operation of the </w:t>
      </w:r>
      <w:r w:rsidR="005106AB" w:rsidRPr="006C0FFF">
        <w:t>v</w:t>
      </w:r>
      <w:r w:rsidRPr="006C0FFF">
        <w:t xml:space="preserve">ending </w:t>
      </w:r>
      <w:r w:rsidR="005106AB" w:rsidRPr="006C0FFF">
        <w:t xml:space="preserve">machine. </w:t>
      </w:r>
      <w:r w:rsidRPr="006C0FFF">
        <w:t>It will control interaction with customers and display information to and carry out the instructions of the maintainer</w:t>
      </w:r>
      <w:r w:rsidR="005106AB" w:rsidRPr="006C0FFF">
        <w:t>.</w:t>
      </w:r>
    </w:p>
    <w:p w:rsidR="00387A56" w:rsidRDefault="00387A56" w:rsidP="006516C3">
      <w:pPr>
        <w:pStyle w:val="Heading2"/>
      </w:pPr>
      <w:bookmarkStart w:id="15" w:name="_Toc479068415"/>
      <w:bookmarkStart w:id="16" w:name="_Toc370719498"/>
      <w:bookmarkStart w:id="17" w:name="_Toc371545682"/>
      <w:bookmarkEnd w:id="8"/>
      <w:bookmarkEnd w:id="9"/>
      <w:r>
        <w:t>Identification</w:t>
      </w:r>
      <w:bookmarkEnd w:id="15"/>
      <w:bookmarkEnd w:id="16"/>
      <w:bookmarkEnd w:id="17"/>
    </w:p>
    <w:p w:rsidR="00387A56" w:rsidRDefault="00387A56">
      <w:pPr>
        <w:pStyle w:val="BodyText"/>
        <w:rPr>
          <w:rFonts w:cs="Arial"/>
          <w:sz w:val="20"/>
        </w:rPr>
      </w:pPr>
    </w:p>
    <w:p w:rsidR="007F24E6" w:rsidRPr="006C0FFF" w:rsidRDefault="007F24E6" w:rsidP="007F24E6">
      <w:pPr>
        <w:pStyle w:val="Default"/>
        <w:ind w:firstLine="576"/>
        <w:rPr>
          <w:color w:val="auto"/>
          <w:sz w:val="20"/>
          <w:szCs w:val="20"/>
        </w:rPr>
      </w:pPr>
      <w:r w:rsidRPr="006C0FFF">
        <w:rPr>
          <w:color w:val="auto"/>
          <w:sz w:val="20"/>
          <w:szCs w:val="20"/>
        </w:rPr>
        <w:t xml:space="preserve">System Number </w:t>
      </w:r>
      <w:r w:rsidRPr="006C0FFF">
        <w:rPr>
          <w:color w:val="auto"/>
          <w:sz w:val="20"/>
          <w:szCs w:val="20"/>
        </w:rPr>
        <w:tab/>
      </w:r>
      <w:r w:rsidRPr="006C0FFF">
        <w:rPr>
          <w:color w:val="auto"/>
          <w:sz w:val="20"/>
          <w:szCs w:val="20"/>
        </w:rPr>
        <w:tab/>
        <w:t xml:space="preserve">: </w:t>
      </w:r>
    </w:p>
    <w:p w:rsidR="007F24E6" w:rsidRPr="006C0FFF" w:rsidRDefault="007F24E6" w:rsidP="007F24E6">
      <w:pPr>
        <w:pStyle w:val="Default"/>
        <w:ind w:firstLine="576"/>
        <w:rPr>
          <w:color w:val="auto"/>
          <w:sz w:val="20"/>
          <w:szCs w:val="20"/>
        </w:rPr>
      </w:pPr>
      <w:r w:rsidRPr="006C0FFF">
        <w:rPr>
          <w:color w:val="auto"/>
          <w:sz w:val="20"/>
          <w:szCs w:val="20"/>
        </w:rPr>
        <w:t xml:space="preserve">System Name </w:t>
      </w:r>
      <w:r w:rsidRPr="006C0FFF">
        <w:rPr>
          <w:color w:val="auto"/>
          <w:sz w:val="20"/>
          <w:szCs w:val="20"/>
        </w:rPr>
        <w:tab/>
      </w:r>
      <w:r w:rsidRPr="006C0FFF">
        <w:rPr>
          <w:color w:val="auto"/>
          <w:sz w:val="20"/>
          <w:szCs w:val="20"/>
        </w:rPr>
        <w:tab/>
      </w:r>
      <w:r w:rsidRPr="006C0FFF">
        <w:rPr>
          <w:color w:val="auto"/>
          <w:sz w:val="20"/>
          <w:szCs w:val="20"/>
        </w:rPr>
        <w:tab/>
        <w:t>: Vending Machine Control System</w:t>
      </w:r>
    </w:p>
    <w:p w:rsidR="007F24E6" w:rsidRPr="006C0FFF" w:rsidRDefault="007F24E6" w:rsidP="007F24E6">
      <w:pPr>
        <w:pStyle w:val="Default"/>
        <w:ind w:firstLine="576"/>
        <w:rPr>
          <w:color w:val="auto"/>
          <w:sz w:val="20"/>
          <w:szCs w:val="20"/>
        </w:rPr>
      </w:pPr>
      <w:r w:rsidRPr="006C0FFF">
        <w:rPr>
          <w:color w:val="auto"/>
          <w:sz w:val="20"/>
          <w:szCs w:val="20"/>
        </w:rPr>
        <w:t xml:space="preserve">CSCI Identification Number </w:t>
      </w:r>
      <w:r w:rsidRPr="006C0FFF">
        <w:rPr>
          <w:color w:val="auto"/>
          <w:sz w:val="20"/>
          <w:szCs w:val="20"/>
        </w:rPr>
        <w:tab/>
        <w:t xml:space="preserve">: </w:t>
      </w:r>
    </w:p>
    <w:p w:rsidR="007F24E6" w:rsidRPr="006C0FFF" w:rsidRDefault="007F24E6" w:rsidP="007F24E6">
      <w:pPr>
        <w:pStyle w:val="Default"/>
        <w:ind w:firstLine="576"/>
        <w:rPr>
          <w:color w:val="auto"/>
          <w:sz w:val="20"/>
          <w:szCs w:val="20"/>
        </w:rPr>
      </w:pPr>
      <w:r w:rsidRPr="006C0FFF">
        <w:rPr>
          <w:color w:val="auto"/>
          <w:sz w:val="20"/>
          <w:szCs w:val="20"/>
        </w:rPr>
        <w:t xml:space="preserve">CSCI Title </w:t>
      </w:r>
      <w:r w:rsidRPr="006C0FFF">
        <w:rPr>
          <w:color w:val="auto"/>
          <w:sz w:val="20"/>
          <w:szCs w:val="20"/>
        </w:rPr>
        <w:tab/>
      </w:r>
      <w:r w:rsidRPr="006C0FFF">
        <w:rPr>
          <w:color w:val="auto"/>
          <w:sz w:val="20"/>
          <w:szCs w:val="20"/>
        </w:rPr>
        <w:tab/>
      </w:r>
      <w:r w:rsidRPr="006C0FFF">
        <w:rPr>
          <w:color w:val="auto"/>
          <w:sz w:val="20"/>
          <w:szCs w:val="20"/>
        </w:rPr>
        <w:tab/>
        <w:t>: Vending Machine Control System</w:t>
      </w:r>
    </w:p>
    <w:p w:rsidR="007F24E6" w:rsidRPr="006C0FFF" w:rsidRDefault="007F24E6" w:rsidP="007F24E6">
      <w:pPr>
        <w:pStyle w:val="Default"/>
        <w:ind w:firstLine="576"/>
        <w:rPr>
          <w:color w:val="auto"/>
          <w:sz w:val="20"/>
          <w:szCs w:val="20"/>
        </w:rPr>
      </w:pPr>
      <w:r w:rsidRPr="006C0FFF">
        <w:rPr>
          <w:color w:val="auto"/>
          <w:sz w:val="20"/>
          <w:szCs w:val="20"/>
        </w:rPr>
        <w:t xml:space="preserve">CSCI Abbreviation </w:t>
      </w:r>
      <w:r w:rsidRPr="006C0FFF">
        <w:rPr>
          <w:color w:val="auto"/>
          <w:sz w:val="20"/>
          <w:szCs w:val="20"/>
        </w:rPr>
        <w:tab/>
      </w:r>
      <w:r w:rsidRPr="006C0FFF">
        <w:rPr>
          <w:color w:val="auto"/>
          <w:sz w:val="20"/>
          <w:szCs w:val="20"/>
        </w:rPr>
        <w:tab/>
        <w:t>: VMCS</w:t>
      </w:r>
    </w:p>
    <w:p w:rsidR="00387A56" w:rsidRDefault="00387A56" w:rsidP="006C0FFF">
      <w:pPr>
        <w:pStyle w:val="BodyText"/>
        <w:rPr>
          <w:rFonts w:cs="Arial"/>
          <w:sz w:val="20"/>
        </w:rPr>
      </w:pPr>
    </w:p>
    <w:p w:rsidR="00387A56" w:rsidRDefault="00387A56" w:rsidP="006516C3">
      <w:pPr>
        <w:pStyle w:val="Heading2"/>
      </w:pPr>
      <w:bookmarkStart w:id="18" w:name="_Toc479068416"/>
      <w:bookmarkStart w:id="19" w:name="_Toc370719499"/>
      <w:bookmarkStart w:id="20" w:name="_Toc371545683"/>
      <w:r>
        <w:t>Overview</w:t>
      </w:r>
      <w:bookmarkEnd w:id="18"/>
      <w:r>
        <w:t xml:space="preserve"> </w:t>
      </w:r>
      <w:r w:rsidR="00FA2C10">
        <w:t>of</w:t>
      </w:r>
      <w:r>
        <w:t xml:space="preserve"> </w:t>
      </w:r>
      <w:r w:rsidR="00FA2C10">
        <w:t>the</w:t>
      </w:r>
      <w:r>
        <w:t xml:space="preserve"> System</w:t>
      </w:r>
      <w:bookmarkEnd w:id="19"/>
      <w:bookmarkEnd w:id="20"/>
    </w:p>
    <w:p w:rsidR="00387A56" w:rsidRDefault="00387A56" w:rsidP="000E4DDB">
      <w:pPr>
        <w:pStyle w:val="BodyText"/>
        <w:rPr>
          <w:rFonts w:cs="Arial"/>
          <w:sz w:val="20"/>
        </w:rPr>
      </w:pPr>
    </w:p>
    <w:p w:rsidR="00387A56" w:rsidRDefault="00387A56">
      <w:pPr>
        <w:pStyle w:val="BodyText"/>
        <w:ind w:left="630"/>
        <w:rPr>
          <w:rFonts w:cs="Arial"/>
          <w:b/>
          <w:bCs/>
          <w:sz w:val="20"/>
        </w:rPr>
      </w:pPr>
      <w:r>
        <w:rPr>
          <w:rFonts w:cs="Arial"/>
          <w:b/>
          <w:bCs/>
          <w:sz w:val="20"/>
        </w:rPr>
        <w:t xml:space="preserve">Purpose of the </w:t>
      </w:r>
      <w:r w:rsidR="007F24E6">
        <w:rPr>
          <w:rFonts w:cs="Arial"/>
          <w:b/>
          <w:bCs/>
          <w:sz w:val="20"/>
        </w:rPr>
        <w:t>VMCS</w:t>
      </w:r>
      <w:r>
        <w:rPr>
          <w:rFonts w:cs="Arial"/>
          <w:b/>
          <w:bCs/>
          <w:sz w:val="20"/>
        </w:rPr>
        <w:t>:</w:t>
      </w:r>
    </w:p>
    <w:p w:rsidR="00387A56" w:rsidRDefault="00387A56">
      <w:pPr>
        <w:pStyle w:val="BodyText"/>
        <w:ind w:left="630"/>
        <w:rPr>
          <w:rFonts w:cs="Arial"/>
          <w:sz w:val="20"/>
        </w:rPr>
      </w:pPr>
    </w:p>
    <w:p w:rsidR="00387A56" w:rsidRPr="00BC5805" w:rsidRDefault="007F24E6" w:rsidP="000E4DDB">
      <w:pPr>
        <w:numPr>
          <w:ilvl w:val="0"/>
          <w:numId w:val="3"/>
        </w:numPr>
        <w:tabs>
          <w:tab w:val="num" w:pos="1170"/>
        </w:tabs>
        <w:ind w:left="1170" w:hanging="540"/>
        <w:jc w:val="both"/>
        <w:rPr>
          <w:iCs/>
        </w:rPr>
      </w:pPr>
      <w:r w:rsidRPr="00BC5805">
        <w:rPr>
          <w:iCs/>
        </w:rPr>
        <w:t xml:space="preserve">The purpose of this document is to specify the user requirement for the Vending Machine Control System (VMCS) for the Vimto Soft </w:t>
      </w:r>
      <w:r w:rsidR="000E4DDB" w:rsidRPr="00BC5805">
        <w:rPr>
          <w:iCs/>
        </w:rPr>
        <w:t>D</w:t>
      </w:r>
      <w:r w:rsidRPr="00BC5805">
        <w:rPr>
          <w:iCs/>
        </w:rPr>
        <w:t>rinks Company</w:t>
      </w:r>
      <w:r w:rsidR="000E4DDB" w:rsidRPr="00BC5805">
        <w:rPr>
          <w:iCs/>
        </w:rPr>
        <w:t>.</w:t>
      </w:r>
    </w:p>
    <w:p w:rsidR="000E4DDB" w:rsidRPr="00BC5805" w:rsidRDefault="000E4DDB" w:rsidP="000E4DDB">
      <w:pPr>
        <w:numPr>
          <w:ilvl w:val="0"/>
          <w:numId w:val="3"/>
        </w:numPr>
        <w:tabs>
          <w:tab w:val="num" w:pos="1170"/>
        </w:tabs>
        <w:ind w:left="1170" w:hanging="540"/>
        <w:jc w:val="both"/>
        <w:rPr>
          <w:iCs/>
        </w:rPr>
      </w:pPr>
      <w:r w:rsidRPr="00BC5805">
        <w:rPr>
          <w:iCs/>
        </w:rPr>
        <w:t>This document describes required system facilities and system performance characteristics.</w:t>
      </w:r>
    </w:p>
    <w:p w:rsidR="00387A56" w:rsidRPr="00BC5805" w:rsidRDefault="00387A56" w:rsidP="000E4DDB">
      <w:pPr>
        <w:pStyle w:val="BodyText"/>
        <w:rPr>
          <w:rFonts w:cs="Arial"/>
          <w:sz w:val="20"/>
          <w:u w:val="single"/>
        </w:rPr>
      </w:pPr>
    </w:p>
    <w:p w:rsidR="00387A56" w:rsidRPr="00BC5805" w:rsidRDefault="00387A56">
      <w:pPr>
        <w:pStyle w:val="BodyText"/>
        <w:ind w:left="630"/>
        <w:rPr>
          <w:rFonts w:cs="Arial"/>
          <w:b/>
          <w:bCs/>
          <w:sz w:val="20"/>
        </w:rPr>
      </w:pPr>
      <w:r w:rsidRPr="00BC5805">
        <w:rPr>
          <w:rFonts w:cs="Arial"/>
          <w:b/>
          <w:bCs/>
          <w:sz w:val="20"/>
        </w:rPr>
        <w:t xml:space="preserve">Purpose of the </w:t>
      </w:r>
      <w:r w:rsidR="00C52D29" w:rsidRPr="00BC5805">
        <w:rPr>
          <w:rFonts w:cs="Arial"/>
          <w:b/>
          <w:bCs/>
          <w:sz w:val="20"/>
        </w:rPr>
        <w:t>VMCS</w:t>
      </w:r>
      <w:r w:rsidRPr="00BC5805">
        <w:rPr>
          <w:rFonts w:cs="Arial"/>
          <w:b/>
          <w:bCs/>
          <w:sz w:val="20"/>
        </w:rPr>
        <w:t xml:space="preserve"> CSCI:</w:t>
      </w:r>
    </w:p>
    <w:p w:rsidR="00387A56" w:rsidRPr="00BC5805" w:rsidRDefault="00387A56">
      <w:pPr>
        <w:pStyle w:val="BodyText"/>
        <w:ind w:left="630"/>
        <w:rPr>
          <w:rFonts w:cs="Arial"/>
          <w:sz w:val="20"/>
        </w:rPr>
      </w:pPr>
    </w:p>
    <w:p w:rsidR="000E4DDB" w:rsidRPr="00BC5805" w:rsidRDefault="000E4DDB" w:rsidP="00C52D29">
      <w:pPr>
        <w:numPr>
          <w:ilvl w:val="0"/>
          <w:numId w:val="6"/>
        </w:numPr>
        <w:tabs>
          <w:tab w:val="clear" w:pos="-1080"/>
          <w:tab w:val="num" w:pos="1260"/>
        </w:tabs>
        <w:ind w:left="1260" w:hanging="630"/>
        <w:jc w:val="both"/>
        <w:rPr>
          <w:iCs/>
        </w:rPr>
      </w:pPr>
      <w:r w:rsidRPr="00BC5805">
        <w:rPr>
          <w:iCs/>
        </w:rPr>
        <w:t>To establish the user requirements for the VMCS and the simulator.</w:t>
      </w:r>
    </w:p>
    <w:p w:rsidR="00387A56" w:rsidRPr="00BC5805" w:rsidRDefault="00C52D29" w:rsidP="00C52D29">
      <w:pPr>
        <w:numPr>
          <w:ilvl w:val="0"/>
          <w:numId w:val="6"/>
        </w:numPr>
        <w:tabs>
          <w:tab w:val="clear" w:pos="-1080"/>
          <w:tab w:val="num" w:pos="1260"/>
        </w:tabs>
        <w:ind w:left="1260" w:hanging="630"/>
        <w:jc w:val="both"/>
        <w:rPr>
          <w:iCs/>
        </w:rPr>
      </w:pPr>
      <w:r w:rsidRPr="00BC5805">
        <w:rPr>
          <w:iCs/>
        </w:rPr>
        <w:t>To provide the basis understanding of development for the system</w:t>
      </w:r>
      <w:r w:rsidR="00A81FED">
        <w:rPr>
          <w:iCs/>
        </w:rPr>
        <w:t>.</w:t>
      </w:r>
    </w:p>
    <w:p w:rsidR="00C52D29" w:rsidRPr="00BC5805" w:rsidRDefault="00C52D29" w:rsidP="00C52D29">
      <w:pPr>
        <w:numPr>
          <w:ilvl w:val="0"/>
          <w:numId w:val="6"/>
        </w:numPr>
        <w:tabs>
          <w:tab w:val="clear" w:pos="-1080"/>
          <w:tab w:val="num" w:pos="1260"/>
        </w:tabs>
        <w:ind w:firstLine="1710"/>
        <w:jc w:val="both"/>
        <w:rPr>
          <w:iCs/>
        </w:rPr>
      </w:pPr>
      <w:r w:rsidRPr="00BC5805">
        <w:rPr>
          <w:iCs/>
        </w:rPr>
        <w:t>To determine scope of the system that meet</w:t>
      </w:r>
      <w:r w:rsidR="00A81FED">
        <w:rPr>
          <w:iCs/>
        </w:rPr>
        <w:t>s</w:t>
      </w:r>
      <w:r w:rsidRPr="00BC5805">
        <w:rPr>
          <w:iCs/>
        </w:rPr>
        <w:t xml:space="preserve"> the user requirement</w:t>
      </w:r>
      <w:r w:rsidR="00A81FED">
        <w:rPr>
          <w:iCs/>
        </w:rPr>
        <w:t>.</w:t>
      </w:r>
    </w:p>
    <w:p w:rsidR="00C52D29" w:rsidRPr="00BC5805" w:rsidRDefault="000E4DDB" w:rsidP="00C52D29">
      <w:pPr>
        <w:numPr>
          <w:ilvl w:val="0"/>
          <w:numId w:val="6"/>
        </w:numPr>
        <w:tabs>
          <w:tab w:val="clear" w:pos="-1080"/>
          <w:tab w:val="num" w:pos="1260"/>
        </w:tabs>
        <w:ind w:left="1260" w:hanging="630"/>
        <w:jc w:val="both"/>
        <w:rPr>
          <w:iCs/>
        </w:rPr>
      </w:pPr>
      <w:r w:rsidRPr="00BC5805">
        <w:rPr>
          <w:iCs/>
        </w:rPr>
        <w:t xml:space="preserve">To </w:t>
      </w:r>
      <w:r w:rsidR="00C52D29" w:rsidRPr="00BC5805">
        <w:rPr>
          <w:iCs/>
        </w:rPr>
        <w:t>identify the system capacity and the requirement for future expansion</w:t>
      </w:r>
      <w:r w:rsidR="00A81FED">
        <w:rPr>
          <w:iCs/>
        </w:rPr>
        <w:t>.</w:t>
      </w:r>
    </w:p>
    <w:p w:rsidR="00387A56" w:rsidRPr="00BC5805" w:rsidRDefault="00387A56" w:rsidP="00A81FED">
      <w:pPr>
        <w:jc w:val="both"/>
        <w:rPr>
          <w:iCs/>
        </w:rPr>
      </w:pPr>
    </w:p>
    <w:p w:rsidR="00387A56" w:rsidRPr="00BC5805" w:rsidRDefault="00387A56" w:rsidP="006516C3">
      <w:pPr>
        <w:pStyle w:val="Heading2"/>
      </w:pPr>
      <w:bookmarkStart w:id="21" w:name="_Toc479068417"/>
      <w:bookmarkStart w:id="22" w:name="_Toc370719500"/>
      <w:bookmarkStart w:id="23" w:name="_Toc371545684"/>
      <w:r w:rsidRPr="00BC5805">
        <w:t>Overview</w:t>
      </w:r>
      <w:bookmarkEnd w:id="21"/>
      <w:r w:rsidRPr="00BC5805">
        <w:t xml:space="preserve"> </w:t>
      </w:r>
      <w:r w:rsidR="006407E6" w:rsidRPr="00BC5805">
        <w:t>of</w:t>
      </w:r>
      <w:r w:rsidRPr="00BC5805">
        <w:t xml:space="preserve"> </w:t>
      </w:r>
      <w:r w:rsidR="008A46A4" w:rsidRPr="00BC5805">
        <w:t>the</w:t>
      </w:r>
      <w:r w:rsidRPr="00BC5805">
        <w:t xml:space="preserve"> Documents</w:t>
      </w:r>
      <w:bookmarkEnd w:id="22"/>
      <w:bookmarkEnd w:id="23"/>
    </w:p>
    <w:p w:rsidR="00387A56" w:rsidRPr="00BC5805" w:rsidRDefault="00387A56">
      <w:pPr>
        <w:pStyle w:val="BodyText"/>
        <w:ind w:left="432"/>
        <w:rPr>
          <w:rFonts w:cs="Arial"/>
          <w:sz w:val="20"/>
          <w:u w:val="single"/>
        </w:rPr>
      </w:pPr>
    </w:p>
    <w:p w:rsidR="00387A56" w:rsidRPr="00BC5805" w:rsidRDefault="00387A56">
      <w:pPr>
        <w:pStyle w:val="BodyText"/>
        <w:ind w:left="630"/>
        <w:rPr>
          <w:rFonts w:cs="Arial"/>
          <w:sz w:val="20"/>
        </w:rPr>
      </w:pPr>
      <w:r w:rsidRPr="00BC5805">
        <w:rPr>
          <w:rFonts w:cs="Arial"/>
          <w:sz w:val="20"/>
        </w:rPr>
        <w:t xml:space="preserve">This document describes the interaction between the </w:t>
      </w:r>
      <w:r w:rsidR="008A46A4" w:rsidRPr="00BC5805">
        <w:rPr>
          <w:rFonts w:cs="Arial"/>
          <w:sz w:val="20"/>
        </w:rPr>
        <w:t>actors</w:t>
      </w:r>
      <w:r w:rsidRPr="00BC5805">
        <w:rPr>
          <w:rFonts w:cs="Arial"/>
          <w:sz w:val="20"/>
        </w:rPr>
        <w:t xml:space="preserve"> with the CSCI </w:t>
      </w:r>
      <w:r w:rsidR="0027303C" w:rsidRPr="00BC5805">
        <w:rPr>
          <w:rFonts w:cs="Arial"/>
          <w:sz w:val="20"/>
        </w:rPr>
        <w:t>VMCS</w:t>
      </w:r>
      <w:r w:rsidRPr="00BC5805">
        <w:rPr>
          <w:rFonts w:cs="Arial"/>
          <w:sz w:val="20"/>
        </w:rPr>
        <w:t>.</w:t>
      </w:r>
      <w:r w:rsidR="0027303C" w:rsidRPr="00BC5805">
        <w:rPr>
          <w:rFonts w:cs="Arial"/>
          <w:sz w:val="20"/>
        </w:rPr>
        <w:t xml:space="preserve"> </w:t>
      </w:r>
      <w:r w:rsidRPr="00BC5805">
        <w:rPr>
          <w:rFonts w:cs="Arial"/>
          <w:sz w:val="20"/>
        </w:rPr>
        <w:t xml:space="preserve">Analysis of the requirements applying to </w:t>
      </w:r>
      <w:r w:rsidR="0027303C" w:rsidRPr="00BC5805">
        <w:rPr>
          <w:rFonts w:cs="Arial"/>
          <w:sz w:val="20"/>
        </w:rPr>
        <w:t>VMCS</w:t>
      </w:r>
      <w:r w:rsidRPr="00BC5805">
        <w:rPr>
          <w:rFonts w:cs="Arial"/>
          <w:sz w:val="20"/>
        </w:rPr>
        <w:t xml:space="preserve"> relies on an OOAD UML notation using the Rational Rose </w:t>
      </w:r>
      <w:r w:rsidR="0027303C" w:rsidRPr="00BC5805">
        <w:rPr>
          <w:rFonts w:cs="Arial"/>
          <w:sz w:val="20"/>
        </w:rPr>
        <w:t xml:space="preserve">Enterprise Edition </w:t>
      </w:r>
      <w:r w:rsidRPr="00BC5805">
        <w:rPr>
          <w:rFonts w:cs="Arial"/>
          <w:sz w:val="20"/>
        </w:rPr>
        <w:t>2000</w:t>
      </w:r>
      <w:r w:rsidR="008A46A4" w:rsidRPr="00BC5805">
        <w:rPr>
          <w:rFonts w:cs="Arial"/>
          <w:sz w:val="20"/>
        </w:rPr>
        <w:t xml:space="preserve"> tool. </w:t>
      </w:r>
      <w:r w:rsidRPr="00BC5805">
        <w:rPr>
          <w:rFonts w:cs="Arial"/>
          <w:sz w:val="20"/>
        </w:rPr>
        <w:t>Certain elements resulting from this analysis are presented in this document.</w:t>
      </w:r>
    </w:p>
    <w:p w:rsidR="00387A56" w:rsidRDefault="00387A56">
      <w:pPr>
        <w:jc w:val="center"/>
        <w:rPr>
          <w:b/>
          <w:bCs/>
        </w:rPr>
      </w:pPr>
      <w:r>
        <w:rPr>
          <w:b/>
          <w:bCs/>
        </w:rPr>
        <w:br w:type="page"/>
      </w:r>
    </w:p>
    <w:p w:rsidR="00387A56" w:rsidRDefault="00387A56" w:rsidP="00D70F20">
      <w:pPr>
        <w:pStyle w:val="Heading1"/>
      </w:pPr>
      <w:bookmarkStart w:id="24" w:name="_Toc479068419"/>
      <w:bookmarkStart w:id="25" w:name="_Toc370719501"/>
      <w:bookmarkStart w:id="26" w:name="_Toc371545685"/>
      <w:r>
        <w:t>APPLICABLE DOCUMENTS</w:t>
      </w:r>
      <w:bookmarkEnd w:id="24"/>
      <w:bookmarkEnd w:id="25"/>
      <w:bookmarkEnd w:id="26"/>
    </w:p>
    <w:p w:rsidR="00387A56" w:rsidRDefault="00387A56"/>
    <w:p w:rsidR="00387A56" w:rsidRDefault="00387A56">
      <w:pPr>
        <w:pStyle w:val="BodyText"/>
        <w:ind w:left="432"/>
        <w:rPr>
          <w:rFonts w:cs="Arial"/>
          <w:sz w:val="20"/>
        </w:rPr>
      </w:pPr>
      <w:r>
        <w:rPr>
          <w:rFonts w:cs="Arial"/>
          <w:sz w:val="20"/>
        </w:rPr>
        <w:t>The following documents, for which the exact is indicated, form part of the specification as far as everything specified hereafter is concerned. In the event of a discrepancy between the documents referred to here and the content of this specification, it is the content of the specification, which should be considered to be the background reference.</w:t>
      </w:r>
    </w:p>
    <w:p w:rsidR="00387A56" w:rsidRDefault="00387A56">
      <w:pPr>
        <w:pStyle w:val="BodyText"/>
        <w:ind w:left="432"/>
        <w:rPr>
          <w:rFonts w:cs="Arial"/>
          <w:sz w:val="20"/>
        </w:rPr>
      </w:pPr>
    </w:p>
    <w:p w:rsidR="00387A56" w:rsidRDefault="00387A56">
      <w:pPr>
        <w:pStyle w:val="BodyText"/>
        <w:ind w:left="432"/>
        <w:rPr>
          <w:rFonts w:cs="Arial"/>
          <w:sz w:val="20"/>
        </w:rPr>
      </w:pPr>
      <w:r>
        <w:rPr>
          <w:rFonts w:cs="Arial"/>
          <w:sz w:val="20"/>
        </w:rPr>
        <w:t>Copies of specifications, standards, drawings and publications requested by suppliers in contact with the specified supplying functions may be obtained by contacting the contracting agency or directly through the contracting office.</w:t>
      </w:r>
    </w:p>
    <w:p w:rsidR="00387A56" w:rsidRDefault="00387A56">
      <w:pPr>
        <w:pStyle w:val="BodyText"/>
        <w:ind w:left="432"/>
        <w:rPr>
          <w:rFonts w:cs="Arial"/>
          <w:sz w:val="20"/>
        </w:rPr>
      </w:pPr>
    </w:p>
    <w:p w:rsidR="00387A56" w:rsidRDefault="00387A56" w:rsidP="006516C3">
      <w:pPr>
        <w:pStyle w:val="Heading2"/>
      </w:pPr>
      <w:bookmarkStart w:id="27" w:name="_Toc479068420"/>
      <w:bookmarkStart w:id="28" w:name="_Toc370719502"/>
      <w:bookmarkStart w:id="29" w:name="_Toc371545686"/>
      <w:r>
        <w:t>Government Documents</w:t>
      </w:r>
      <w:bookmarkEnd w:id="27"/>
      <w:bookmarkEnd w:id="28"/>
      <w:bookmarkEnd w:id="29"/>
    </w:p>
    <w:p w:rsidR="00387A56" w:rsidRDefault="00387A56"/>
    <w:p w:rsidR="00387A56" w:rsidRDefault="00387A56" w:rsidP="003E39BA">
      <w:pPr>
        <w:ind w:left="4320" w:hanging="3690"/>
        <w:rPr>
          <w:rFonts w:cs="Arial"/>
        </w:rPr>
      </w:pPr>
      <w:r>
        <w:rPr>
          <w:rFonts w:cs="Arial"/>
        </w:rPr>
        <w:t>[1] DoD-Std-2167A</w:t>
      </w:r>
      <w:r>
        <w:rPr>
          <w:rFonts w:cs="Arial"/>
        </w:rPr>
        <w:tab/>
        <w:t>Defense Sy</w:t>
      </w:r>
      <w:r w:rsidR="003E39BA">
        <w:rPr>
          <w:rFonts w:cs="Arial"/>
        </w:rPr>
        <w:t xml:space="preserve">stem Software </w:t>
      </w:r>
      <w:r>
        <w:rPr>
          <w:rFonts w:cs="Arial"/>
        </w:rPr>
        <w:t>Development</w:t>
      </w:r>
    </w:p>
    <w:p w:rsidR="003E39BA" w:rsidRDefault="003E39BA" w:rsidP="003E39BA">
      <w:pPr>
        <w:ind w:left="4320" w:hanging="3690"/>
        <w:rPr>
          <w:rFonts w:cs="Arial"/>
        </w:rPr>
      </w:pPr>
    </w:p>
    <w:p w:rsidR="00387A56" w:rsidRDefault="00387A56" w:rsidP="003E39BA">
      <w:pPr>
        <w:ind w:left="4320" w:hanging="3690"/>
        <w:rPr>
          <w:rFonts w:cs="Arial"/>
        </w:rPr>
      </w:pPr>
      <w:r>
        <w:rPr>
          <w:rFonts w:cs="Arial"/>
        </w:rPr>
        <w:t>[2] DoD-Std-2168</w:t>
      </w:r>
      <w:r>
        <w:rPr>
          <w:rFonts w:cs="Arial"/>
        </w:rPr>
        <w:tab/>
        <w:t>Defense System Software Quality Program</w:t>
      </w:r>
    </w:p>
    <w:p w:rsidR="003E39BA" w:rsidRDefault="003E39BA" w:rsidP="003E39BA">
      <w:pPr>
        <w:ind w:left="4320" w:hanging="3690"/>
        <w:rPr>
          <w:rFonts w:cs="Arial"/>
        </w:rPr>
      </w:pPr>
    </w:p>
    <w:p w:rsidR="00387A56" w:rsidRDefault="00387A56" w:rsidP="003E39BA">
      <w:pPr>
        <w:ind w:left="4320" w:hanging="3690"/>
        <w:rPr>
          <w:rFonts w:cs="Arial"/>
        </w:rPr>
      </w:pPr>
      <w:r>
        <w:rPr>
          <w:rFonts w:cs="Arial"/>
        </w:rPr>
        <w:t>[3] MIL-Std-1521B</w:t>
      </w:r>
      <w:r>
        <w:rPr>
          <w:rFonts w:cs="Arial"/>
        </w:rPr>
        <w:tab/>
        <w:t>Technical Reviews and Audits</w:t>
      </w:r>
    </w:p>
    <w:p w:rsidR="00387A56" w:rsidRDefault="00387A56" w:rsidP="00BC5805">
      <w:pPr>
        <w:rPr>
          <w:rFonts w:cs="Arial"/>
        </w:rPr>
      </w:pPr>
    </w:p>
    <w:p w:rsidR="00387A56" w:rsidRDefault="00387A56" w:rsidP="006516C3">
      <w:pPr>
        <w:pStyle w:val="Heading2"/>
      </w:pPr>
      <w:bookmarkStart w:id="30" w:name="_Toc479068421"/>
      <w:bookmarkStart w:id="31" w:name="_Toc370719503"/>
      <w:bookmarkStart w:id="32" w:name="_Toc371545687"/>
      <w:r>
        <w:t>Non-Government Documents</w:t>
      </w:r>
      <w:bookmarkEnd w:id="30"/>
      <w:bookmarkEnd w:id="31"/>
      <w:bookmarkEnd w:id="32"/>
    </w:p>
    <w:p w:rsidR="00387A56" w:rsidRDefault="00387A56">
      <w:pPr>
        <w:ind w:left="576"/>
      </w:pPr>
    </w:p>
    <w:p w:rsidR="003E39BA" w:rsidRDefault="003E39BA" w:rsidP="0069062C">
      <w:pPr>
        <w:ind w:left="4320" w:hanging="3690"/>
        <w:rPr>
          <w:rFonts w:cs="Arial"/>
        </w:rPr>
      </w:pPr>
      <w:r>
        <w:rPr>
          <w:rFonts w:cs="Arial"/>
        </w:rPr>
        <w:t xml:space="preserve">[4] </w:t>
      </w:r>
      <w:r w:rsidRPr="00BC5805">
        <w:rPr>
          <w:rFonts w:cs="Arial"/>
        </w:rPr>
        <w:t>IEEE Std</w:t>
      </w:r>
      <w:r w:rsidR="0069062C">
        <w:rPr>
          <w:rFonts w:cs="Arial"/>
        </w:rPr>
        <w:t>.</w:t>
      </w:r>
      <w:r w:rsidRPr="00BC5805">
        <w:rPr>
          <w:rFonts w:cs="Arial"/>
        </w:rPr>
        <w:t>1233</w:t>
      </w:r>
      <w:r>
        <w:rPr>
          <w:rFonts w:cs="Arial"/>
        </w:rPr>
        <w:tab/>
      </w:r>
      <w:r w:rsidRPr="00BC5805">
        <w:rPr>
          <w:rFonts w:cs="Arial"/>
        </w:rPr>
        <w:t>IEEE Guide for Developing Sys</w:t>
      </w:r>
      <w:r>
        <w:rPr>
          <w:rFonts w:cs="Arial"/>
        </w:rPr>
        <w:t>tem Requirements Specifications</w:t>
      </w:r>
    </w:p>
    <w:p w:rsidR="003E39BA" w:rsidRDefault="003E39BA" w:rsidP="003E39BA">
      <w:pPr>
        <w:ind w:left="4320" w:hanging="3690"/>
        <w:rPr>
          <w:rFonts w:cs="Arial"/>
        </w:rPr>
      </w:pPr>
    </w:p>
    <w:p w:rsidR="003E39BA" w:rsidRDefault="003E39BA" w:rsidP="003E39BA">
      <w:pPr>
        <w:ind w:left="4320" w:hanging="3690"/>
        <w:jc w:val="both"/>
        <w:rPr>
          <w:rFonts w:cs="Arial"/>
        </w:rPr>
      </w:pPr>
      <w:r>
        <w:rPr>
          <w:rFonts w:cs="Arial"/>
        </w:rPr>
        <w:t xml:space="preserve">[5] </w:t>
      </w:r>
      <w:r w:rsidRPr="00BC5805">
        <w:rPr>
          <w:rFonts w:cs="Arial"/>
        </w:rPr>
        <w:t>IEEE Std</w:t>
      </w:r>
      <w:r w:rsidR="0069062C">
        <w:rPr>
          <w:rFonts w:cs="Arial"/>
        </w:rPr>
        <w:t>.</w:t>
      </w:r>
      <w:r w:rsidRPr="00BC5805">
        <w:rPr>
          <w:rFonts w:cs="Arial"/>
        </w:rPr>
        <w:t>830</w:t>
      </w:r>
      <w:r>
        <w:rPr>
          <w:rFonts w:cs="Arial"/>
        </w:rPr>
        <w:tab/>
      </w:r>
      <w:r w:rsidRPr="00BC5805">
        <w:rPr>
          <w:rFonts w:cs="Arial"/>
        </w:rPr>
        <w:t>IEEE Recommended Practice for Software Requirements Specifications</w:t>
      </w:r>
    </w:p>
    <w:p w:rsidR="00387A56" w:rsidRDefault="00387A56">
      <w:pPr>
        <w:ind w:left="576"/>
      </w:pPr>
    </w:p>
    <w:p w:rsidR="00387A56" w:rsidRDefault="00387A56" w:rsidP="006516C3">
      <w:pPr>
        <w:pStyle w:val="Heading2"/>
      </w:pPr>
      <w:bookmarkStart w:id="33" w:name="_Toc479068422"/>
      <w:bookmarkStart w:id="34" w:name="_Toc370719504"/>
      <w:bookmarkStart w:id="35" w:name="_Toc371545688"/>
      <w:r>
        <w:t>Contractual documents</w:t>
      </w:r>
      <w:bookmarkEnd w:id="33"/>
      <w:bookmarkEnd w:id="34"/>
      <w:bookmarkEnd w:id="35"/>
    </w:p>
    <w:p w:rsidR="00387A56" w:rsidRDefault="00387A56" w:rsidP="00A559D8">
      <w:pPr>
        <w:rPr>
          <w:rFonts w:cs="Arial"/>
        </w:rPr>
      </w:pPr>
    </w:p>
    <w:p w:rsidR="000D76A1" w:rsidRDefault="000D76A1" w:rsidP="00A559D8">
      <w:pPr>
        <w:rPr>
          <w:rFonts w:cs="Arial"/>
        </w:rPr>
      </w:pPr>
    </w:p>
    <w:p w:rsidR="000D76A1" w:rsidRDefault="000D76A1" w:rsidP="00A559D8">
      <w:pPr>
        <w:rPr>
          <w:rFonts w:cs="Arial"/>
        </w:rPr>
      </w:pPr>
    </w:p>
    <w:p w:rsidR="00387A56" w:rsidRDefault="00387A56" w:rsidP="006516C3">
      <w:pPr>
        <w:pStyle w:val="Heading2"/>
      </w:pPr>
      <w:bookmarkStart w:id="36" w:name="_Toc370719505"/>
      <w:bookmarkStart w:id="37" w:name="_Toc371545689"/>
      <w:commentRangeStart w:id="38"/>
      <w:r>
        <w:t>Non-contractual document</w:t>
      </w:r>
      <w:commentRangeEnd w:id="38"/>
      <w:r w:rsidR="000F01CC">
        <w:rPr>
          <w:rStyle w:val="CommentReference"/>
          <w:b w:val="0"/>
        </w:rPr>
        <w:commentReference w:id="38"/>
      </w:r>
      <w:bookmarkEnd w:id="36"/>
      <w:bookmarkEnd w:id="37"/>
    </w:p>
    <w:p w:rsidR="00387A56" w:rsidRDefault="00387A56" w:rsidP="005730ED">
      <w:pPr>
        <w:ind w:left="576"/>
      </w:pPr>
    </w:p>
    <w:p w:rsidR="00387A56" w:rsidRDefault="00387A56" w:rsidP="00F56BDD">
      <w:pPr>
        <w:ind w:left="4320" w:hanging="3600"/>
        <w:rPr>
          <w:rFonts w:cs="Arial"/>
        </w:rPr>
      </w:pPr>
      <w:r>
        <w:rPr>
          <w:rFonts w:cs="Arial"/>
        </w:rPr>
        <w:t>[</w:t>
      </w:r>
      <w:r w:rsidR="00DA3671">
        <w:rPr>
          <w:rFonts w:cs="Arial"/>
        </w:rPr>
        <w:t>6</w:t>
      </w:r>
      <w:r>
        <w:rPr>
          <w:rFonts w:cs="Arial"/>
        </w:rPr>
        <w:t>] RDL-101</w:t>
      </w:r>
      <w:r w:rsidR="00F56BDD">
        <w:rPr>
          <w:rFonts w:cs="Arial"/>
        </w:rPr>
        <w:tab/>
      </w:r>
      <w:r>
        <w:rPr>
          <w:rFonts w:cs="Arial"/>
        </w:rPr>
        <w:t>General Thomson Software Development Reference System</w:t>
      </w:r>
    </w:p>
    <w:p w:rsidR="00387A56" w:rsidRDefault="005730ED" w:rsidP="00682639">
      <w:pPr>
        <w:rPr>
          <w:rFonts w:cs="Arial"/>
        </w:rPr>
      </w:pPr>
      <w:r>
        <w:rPr>
          <w:rFonts w:cs="Arial"/>
        </w:rPr>
        <w:tab/>
      </w:r>
    </w:p>
    <w:p w:rsidR="00387A56" w:rsidRDefault="00387A56" w:rsidP="00DA3671">
      <w:pPr>
        <w:ind w:left="720"/>
        <w:rPr>
          <w:rFonts w:cs="Arial"/>
        </w:rPr>
      </w:pPr>
      <w:r>
        <w:rPr>
          <w:rFonts w:cs="Arial"/>
        </w:rPr>
        <w:t>[</w:t>
      </w:r>
      <w:r w:rsidR="00DA3671">
        <w:rPr>
          <w:rFonts w:cs="Arial"/>
        </w:rPr>
        <w:t>7</w:t>
      </w:r>
      <w:r>
        <w:rPr>
          <w:rFonts w:cs="Arial"/>
        </w:rPr>
        <w:t>] RDL-105</w:t>
      </w:r>
      <w:r w:rsidR="005D3B8F">
        <w:rPr>
          <w:rFonts w:cs="Arial"/>
        </w:rPr>
        <w:tab/>
      </w:r>
      <w:r w:rsidR="00F56BDD">
        <w:rPr>
          <w:rFonts w:cs="Arial"/>
        </w:rPr>
        <w:tab/>
      </w:r>
      <w:r w:rsidR="005D3B8F">
        <w:rPr>
          <w:rFonts w:cs="Arial"/>
        </w:rPr>
        <w:tab/>
      </w:r>
      <w:r>
        <w:rPr>
          <w:rFonts w:cs="Arial"/>
        </w:rPr>
        <w:tab/>
        <w:t>Conduct of Reviews and Audit Guide</w:t>
      </w:r>
    </w:p>
    <w:p w:rsidR="00387A56" w:rsidRDefault="00387A56" w:rsidP="00F56BDD">
      <w:pPr>
        <w:ind w:left="4320"/>
        <w:rPr>
          <w:rFonts w:cs="Arial"/>
        </w:rPr>
      </w:pPr>
      <w:r>
        <w:rPr>
          <w:rFonts w:cs="Arial"/>
        </w:rPr>
        <w:t>Thomson Software Development Reference System</w:t>
      </w:r>
    </w:p>
    <w:p w:rsidR="00387A56" w:rsidRDefault="005730ED" w:rsidP="00682639">
      <w:pPr>
        <w:rPr>
          <w:rFonts w:cs="Arial"/>
        </w:rPr>
      </w:pPr>
      <w:r>
        <w:rPr>
          <w:rFonts w:cs="Arial"/>
        </w:rPr>
        <w:tab/>
      </w:r>
    </w:p>
    <w:p w:rsidR="0040366B" w:rsidRDefault="00387A56" w:rsidP="00DA3671">
      <w:pPr>
        <w:ind w:left="720"/>
        <w:rPr>
          <w:rFonts w:cs="Arial"/>
        </w:rPr>
      </w:pPr>
      <w:r>
        <w:rPr>
          <w:rFonts w:cs="Arial"/>
        </w:rPr>
        <w:t>[</w:t>
      </w:r>
      <w:r w:rsidR="00DA3671">
        <w:rPr>
          <w:rFonts w:cs="Arial"/>
        </w:rPr>
        <w:t>8</w:t>
      </w:r>
      <w:r>
        <w:rPr>
          <w:rFonts w:cs="Arial"/>
        </w:rPr>
        <w:t>] RDL-318</w:t>
      </w:r>
      <w:r w:rsidR="005D3B8F">
        <w:rPr>
          <w:rFonts w:cs="Arial"/>
        </w:rPr>
        <w:t xml:space="preserve"> </w:t>
      </w:r>
      <w:r w:rsidR="00F56BDD">
        <w:rPr>
          <w:rFonts w:cs="Arial"/>
        </w:rPr>
        <w:tab/>
      </w:r>
      <w:r w:rsidR="005D3B8F">
        <w:rPr>
          <w:rFonts w:cs="Arial"/>
        </w:rPr>
        <w:tab/>
      </w:r>
      <w:r w:rsidR="005D3B8F">
        <w:rPr>
          <w:rFonts w:cs="Arial"/>
        </w:rPr>
        <w:tab/>
      </w:r>
      <w:r>
        <w:rPr>
          <w:rFonts w:cs="Arial"/>
        </w:rPr>
        <w:tab/>
        <w:t>SDP Drafting Guidelines</w:t>
      </w:r>
      <w:r w:rsidR="0040366B">
        <w:rPr>
          <w:rFonts w:cs="Arial"/>
        </w:rPr>
        <w:t xml:space="preserve"> </w:t>
      </w:r>
    </w:p>
    <w:p w:rsidR="00387A56" w:rsidRDefault="00387A56" w:rsidP="00F56BDD">
      <w:pPr>
        <w:ind w:left="4320"/>
        <w:rPr>
          <w:rFonts w:cs="Arial"/>
        </w:rPr>
      </w:pPr>
      <w:r>
        <w:rPr>
          <w:rFonts w:cs="Arial"/>
        </w:rPr>
        <w:t>Thomson Software Development Reference System</w:t>
      </w:r>
    </w:p>
    <w:p w:rsidR="00387A56" w:rsidRDefault="005730ED" w:rsidP="00682639">
      <w:pPr>
        <w:rPr>
          <w:rFonts w:cs="Arial"/>
        </w:rPr>
      </w:pPr>
      <w:r>
        <w:rPr>
          <w:rFonts w:cs="Arial"/>
        </w:rPr>
        <w:tab/>
      </w:r>
    </w:p>
    <w:p w:rsidR="00387A56" w:rsidRDefault="00387A56" w:rsidP="00DA3671">
      <w:pPr>
        <w:ind w:left="4320" w:hanging="3600"/>
        <w:rPr>
          <w:rFonts w:cs="Arial"/>
        </w:rPr>
      </w:pPr>
      <w:r>
        <w:rPr>
          <w:rFonts w:cs="Arial"/>
        </w:rPr>
        <w:t>[</w:t>
      </w:r>
      <w:r w:rsidR="00DA3671">
        <w:rPr>
          <w:rFonts w:cs="Arial"/>
        </w:rPr>
        <w:t>9</w:t>
      </w:r>
      <w:r>
        <w:rPr>
          <w:rFonts w:cs="Arial"/>
        </w:rPr>
        <w:t>] IRS (</w:t>
      </w:r>
      <w:r w:rsidR="00F56BDD">
        <w:rPr>
          <w:rFonts w:cs="Arial"/>
        </w:rPr>
        <w:t>VMIVMCS/TR. 1.1</w:t>
      </w:r>
      <w:r>
        <w:rPr>
          <w:rFonts w:cs="Arial"/>
        </w:rPr>
        <w:t>)</w:t>
      </w:r>
      <w:r>
        <w:rPr>
          <w:rFonts w:cs="Arial"/>
        </w:rPr>
        <w:tab/>
        <w:t xml:space="preserve">Interface Requirement Specification of CSCI </w:t>
      </w:r>
      <w:r w:rsidR="00D40D2D">
        <w:rPr>
          <w:rFonts w:cs="Arial"/>
        </w:rPr>
        <w:t>VMCS</w:t>
      </w:r>
    </w:p>
    <w:p w:rsidR="0040512A" w:rsidRDefault="005730ED" w:rsidP="00682639">
      <w:pPr>
        <w:rPr>
          <w:rFonts w:cs="Arial"/>
        </w:rPr>
      </w:pPr>
      <w:r>
        <w:rPr>
          <w:rFonts w:cs="Arial"/>
        </w:rPr>
        <w:tab/>
      </w:r>
    </w:p>
    <w:p w:rsidR="00314512" w:rsidRDefault="00DA3671" w:rsidP="0040512A">
      <w:pPr>
        <w:ind w:left="4320" w:hanging="3600"/>
        <w:rPr>
          <w:rFonts w:cs="Arial"/>
        </w:rPr>
      </w:pPr>
      <w:r>
        <w:rPr>
          <w:rFonts w:cs="Arial"/>
        </w:rPr>
        <w:t>[10</w:t>
      </w:r>
      <w:r w:rsidR="00314512" w:rsidRPr="00314512">
        <w:rPr>
          <w:rFonts w:cs="Arial"/>
        </w:rPr>
        <w:t xml:space="preserve">] </w:t>
      </w:r>
      <w:r w:rsidR="00314512">
        <w:rPr>
          <w:rFonts w:cs="Arial"/>
        </w:rPr>
        <w:t xml:space="preserve">UML Superstructure </w:t>
      </w:r>
      <w:r w:rsidR="00314512">
        <w:rPr>
          <w:rFonts w:cs="Arial"/>
        </w:rPr>
        <w:tab/>
      </w:r>
      <w:r w:rsidR="00314512" w:rsidRPr="00314512">
        <w:rPr>
          <w:rFonts w:cs="Arial"/>
        </w:rPr>
        <w:t>O</w:t>
      </w:r>
      <w:r w:rsidR="0040512A">
        <w:rPr>
          <w:rFonts w:cs="Arial"/>
        </w:rPr>
        <w:t xml:space="preserve">bject </w:t>
      </w:r>
      <w:r w:rsidR="00314512" w:rsidRPr="00314512">
        <w:rPr>
          <w:rFonts w:cs="Arial"/>
        </w:rPr>
        <w:t>M</w:t>
      </w:r>
      <w:r w:rsidR="0040512A">
        <w:rPr>
          <w:rFonts w:cs="Arial"/>
        </w:rPr>
        <w:t xml:space="preserve">anagement </w:t>
      </w:r>
      <w:r w:rsidR="00314512" w:rsidRPr="00314512">
        <w:rPr>
          <w:rFonts w:cs="Arial"/>
        </w:rPr>
        <w:t>G</w:t>
      </w:r>
      <w:r w:rsidR="0040512A">
        <w:rPr>
          <w:rFonts w:cs="Arial"/>
        </w:rPr>
        <w:t>roup (2010),</w:t>
      </w:r>
      <w:r w:rsidR="00314512" w:rsidRPr="00314512">
        <w:rPr>
          <w:rFonts w:cs="Arial"/>
        </w:rPr>
        <w:t xml:space="preserve"> Unified Modeling Language (OMG UML 2.</w:t>
      </w:r>
      <w:r w:rsidR="00314512">
        <w:rPr>
          <w:rFonts w:cs="Arial"/>
        </w:rPr>
        <w:t>3), Superstructure (10-05-05)</w:t>
      </w:r>
    </w:p>
    <w:p w:rsidR="00387A56" w:rsidRDefault="004B5584" w:rsidP="004B5584">
      <w:pPr>
        <w:jc w:val="both"/>
        <w:rPr>
          <w:rFonts w:cs="Arial"/>
        </w:rPr>
      </w:pPr>
      <w:r>
        <w:rPr>
          <w:rFonts w:cs="Arial"/>
        </w:rPr>
        <w:tab/>
      </w:r>
    </w:p>
    <w:p w:rsidR="00387A56" w:rsidRDefault="00387A56" w:rsidP="00D70F20">
      <w:pPr>
        <w:pStyle w:val="Heading1"/>
      </w:pPr>
      <w:r>
        <w:br w:type="page"/>
      </w:r>
      <w:bookmarkStart w:id="39" w:name="_Toc370719506"/>
      <w:bookmarkStart w:id="40" w:name="_Toc371545690"/>
      <w:r>
        <w:t>ENGINEERING REQUIREMENTS</w:t>
      </w:r>
      <w:bookmarkEnd w:id="39"/>
      <w:bookmarkEnd w:id="40"/>
    </w:p>
    <w:p w:rsidR="00387A56" w:rsidRDefault="00387A56" w:rsidP="006516C3">
      <w:pPr>
        <w:pStyle w:val="Heading2"/>
      </w:pPr>
      <w:bookmarkStart w:id="41" w:name="_Toc370719507"/>
      <w:bookmarkStart w:id="42" w:name="_Toc371545691"/>
      <w:r>
        <w:t>CSCI External Interface Requirements</w:t>
      </w:r>
      <w:bookmarkEnd w:id="41"/>
      <w:bookmarkEnd w:id="42"/>
    </w:p>
    <w:p w:rsidR="00975840" w:rsidRDefault="00975840" w:rsidP="00BA7EC8"/>
    <w:p w:rsidR="007826EA" w:rsidRDefault="007826EA" w:rsidP="00BA7EC8"/>
    <w:p w:rsidR="007826EA" w:rsidRDefault="007826EA" w:rsidP="00BA7EC8">
      <w:r w:rsidRPr="007826EA">
        <w:rPr>
          <w:noProof/>
        </w:rPr>
        <w:drawing>
          <wp:inline distT="0" distB="0" distL="0" distR="0" wp14:anchorId="7DDDF627" wp14:editId="47392EBA">
            <wp:extent cx="5274945" cy="35534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945" cy="3553460"/>
                    </a:xfrm>
                    <a:prstGeom prst="rect">
                      <a:avLst/>
                    </a:prstGeom>
                  </pic:spPr>
                </pic:pic>
              </a:graphicData>
            </a:graphic>
          </wp:inline>
        </w:drawing>
      </w:r>
    </w:p>
    <w:p w:rsidR="00975840" w:rsidRDefault="00975840" w:rsidP="00BA7EC8"/>
    <w:p w:rsidR="00975840" w:rsidRPr="00BA7EC8" w:rsidRDefault="00975840" w:rsidP="00BA7EC8"/>
    <w:p w:rsidR="00387A56" w:rsidRDefault="00975840" w:rsidP="00F26FD5">
      <w:pPr>
        <w:pStyle w:val="Caption"/>
        <w:ind w:left="1440" w:firstLine="720"/>
        <w:jc w:val="left"/>
        <w:rPr>
          <w:noProof/>
        </w:rPr>
      </w:pPr>
      <w:bookmarkStart w:id="43" w:name="_Toc371545715"/>
      <w:r>
        <w:t xml:space="preserve">Figure </w:t>
      </w:r>
      <w:fldSimple w:instr=" SEQ Figure \* ARABIC ">
        <w:r w:rsidR="00BC06A7">
          <w:rPr>
            <w:noProof/>
          </w:rPr>
          <w:t>1</w:t>
        </w:r>
      </w:fldSimple>
      <w:r w:rsidR="00387A56">
        <w:t xml:space="preserve">: </w:t>
      </w:r>
      <w:r w:rsidR="005E035B">
        <w:t xml:space="preserve">Use </w:t>
      </w:r>
      <w:r w:rsidR="00F26FD5">
        <w:t>C</w:t>
      </w:r>
      <w:r w:rsidR="005E035B">
        <w:t>ase</w:t>
      </w:r>
      <w:r w:rsidR="00387A56">
        <w:t xml:space="preserve"> External Interface Diagram</w:t>
      </w:r>
      <w:bookmarkEnd w:id="43"/>
    </w:p>
    <w:p w:rsidR="00387A56" w:rsidRDefault="00387A56">
      <w:pPr>
        <w:rPr>
          <w:noProof/>
        </w:rPr>
      </w:pPr>
    </w:p>
    <w:p w:rsidR="00387A56" w:rsidRPr="00660518" w:rsidRDefault="00387A56">
      <w:pPr>
        <w:pStyle w:val="Heading3"/>
        <w:rPr>
          <w:noProof/>
        </w:rPr>
      </w:pPr>
      <w:bookmarkStart w:id="44" w:name="_Toc370719508"/>
      <w:bookmarkStart w:id="45" w:name="_Toc371545692"/>
      <w:r w:rsidRPr="00660518">
        <w:rPr>
          <w:noProof/>
        </w:rPr>
        <w:t xml:space="preserve">Interface Customer/ CSCI </w:t>
      </w:r>
      <w:r w:rsidR="00D0605B" w:rsidRPr="00660518">
        <w:rPr>
          <w:noProof/>
        </w:rPr>
        <w:t>VMCS</w:t>
      </w:r>
      <w:bookmarkEnd w:id="44"/>
      <w:bookmarkEnd w:id="45"/>
    </w:p>
    <w:p w:rsidR="00387A56" w:rsidRPr="00660518" w:rsidRDefault="00387A56">
      <w:pPr>
        <w:rPr>
          <w:noProof/>
        </w:rPr>
      </w:pPr>
    </w:p>
    <w:p w:rsidR="00387A56" w:rsidRPr="00660518" w:rsidRDefault="00387A56">
      <w:pPr>
        <w:ind w:left="1080"/>
        <w:rPr>
          <w:noProof/>
        </w:rPr>
      </w:pPr>
      <w:r w:rsidRPr="00660518">
        <w:rPr>
          <w:noProof/>
        </w:rPr>
        <w:t>Interface Identification</w:t>
      </w:r>
      <w:r w:rsidR="00D0605B" w:rsidRPr="00660518">
        <w:rPr>
          <w:noProof/>
        </w:rPr>
        <w:tab/>
      </w:r>
      <w:r w:rsidRPr="00660518">
        <w:rPr>
          <w:noProof/>
        </w:rPr>
        <w:t>: Customer</w:t>
      </w:r>
    </w:p>
    <w:p w:rsidR="00387A56" w:rsidRPr="00660518" w:rsidRDefault="00387A56">
      <w:pPr>
        <w:ind w:left="1080"/>
        <w:rPr>
          <w:noProof/>
        </w:rPr>
      </w:pPr>
      <w:r w:rsidRPr="00660518">
        <w:rPr>
          <w:noProof/>
        </w:rPr>
        <w:t>Interface Type</w:t>
      </w:r>
      <w:r w:rsidR="00D0605B" w:rsidRPr="00660518">
        <w:rPr>
          <w:noProof/>
        </w:rPr>
        <w:tab/>
      </w:r>
      <w:r w:rsidR="00D0605B" w:rsidRPr="00660518">
        <w:rPr>
          <w:noProof/>
        </w:rPr>
        <w:tab/>
      </w:r>
      <w:r w:rsidRPr="00660518">
        <w:rPr>
          <w:noProof/>
        </w:rPr>
        <w:t>:</w:t>
      </w:r>
      <w:r w:rsidR="00D0605B" w:rsidRPr="00660518">
        <w:rPr>
          <w:noProof/>
        </w:rPr>
        <w:t xml:space="preserve"> </w:t>
      </w:r>
      <w:r w:rsidRPr="00660518">
        <w:rPr>
          <w:noProof/>
        </w:rPr>
        <w:t>Person</w:t>
      </w:r>
    </w:p>
    <w:p w:rsidR="00387A56" w:rsidRPr="00660518" w:rsidRDefault="00387A56">
      <w:pPr>
        <w:ind w:left="1080"/>
        <w:rPr>
          <w:noProof/>
        </w:rPr>
      </w:pPr>
    </w:p>
    <w:p w:rsidR="00660518" w:rsidRPr="00660518" w:rsidRDefault="00660518">
      <w:pPr>
        <w:ind w:left="1080"/>
        <w:rPr>
          <w:b/>
          <w:bCs/>
          <w:noProof/>
        </w:rPr>
      </w:pPr>
    </w:p>
    <w:p w:rsidR="00387A56" w:rsidRPr="00660518" w:rsidRDefault="00387A56">
      <w:pPr>
        <w:ind w:left="1080"/>
        <w:rPr>
          <w:b/>
          <w:bCs/>
          <w:noProof/>
        </w:rPr>
      </w:pPr>
      <w:r w:rsidRPr="00660518">
        <w:rPr>
          <w:b/>
          <w:bCs/>
          <w:noProof/>
        </w:rPr>
        <w:t>Description</w:t>
      </w:r>
    </w:p>
    <w:p w:rsidR="00D0605B" w:rsidRPr="00660518" w:rsidRDefault="00D0605B" w:rsidP="00D0605B">
      <w:pPr>
        <w:autoSpaceDE w:val="0"/>
        <w:autoSpaceDN w:val="0"/>
        <w:adjustRightInd w:val="0"/>
        <w:ind w:left="360" w:firstLine="720"/>
        <w:rPr>
          <w:rFonts w:cs="Verdana"/>
        </w:rPr>
      </w:pPr>
      <w:r w:rsidRPr="00660518">
        <w:rPr>
          <w:rFonts w:cs="Verdana"/>
        </w:rPr>
        <w:t xml:space="preserve">The customer is an actor who uses the VMCS to buy drinks </w:t>
      </w:r>
    </w:p>
    <w:p w:rsidR="00387A56" w:rsidRPr="00660518" w:rsidRDefault="00387A56">
      <w:pPr>
        <w:ind w:left="1080"/>
        <w:rPr>
          <w:noProof/>
        </w:rPr>
      </w:pPr>
    </w:p>
    <w:p w:rsidR="00387A56" w:rsidRPr="00660518" w:rsidRDefault="00387A56">
      <w:pPr>
        <w:ind w:left="1080"/>
        <w:rPr>
          <w:noProof/>
        </w:rPr>
      </w:pPr>
    </w:p>
    <w:p w:rsidR="00387A56" w:rsidRPr="00660518" w:rsidRDefault="00387A56">
      <w:pPr>
        <w:ind w:left="1080"/>
        <w:rPr>
          <w:b/>
          <w:bCs/>
          <w:noProof/>
        </w:rPr>
      </w:pPr>
      <w:r w:rsidRPr="00660518">
        <w:rPr>
          <w:b/>
          <w:bCs/>
          <w:noProof/>
        </w:rPr>
        <w:t>Association</w:t>
      </w:r>
    </w:p>
    <w:p w:rsidR="00387A56" w:rsidRPr="00660518" w:rsidRDefault="00387A56" w:rsidP="00C2313A">
      <w:pPr>
        <w:ind w:left="1080"/>
        <w:rPr>
          <w:noProof/>
        </w:rPr>
      </w:pPr>
      <w:r w:rsidRPr="00660518">
        <w:rPr>
          <w:noProof/>
        </w:rPr>
        <w:t xml:space="preserve">This actor communicates with the </w:t>
      </w:r>
      <w:r w:rsidR="00660518" w:rsidRPr="00660518">
        <w:rPr>
          <w:noProof/>
        </w:rPr>
        <w:t xml:space="preserve">Buy Drinks </w:t>
      </w:r>
      <w:r w:rsidR="00C2313A">
        <w:rPr>
          <w:noProof/>
        </w:rPr>
        <w:t>U</w:t>
      </w:r>
      <w:r w:rsidR="005E035B">
        <w:rPr>
          <w:noProof/>
        </w:rPr>
        <w:t xml:space="preserve">se </w:t>
      </w:r>
      <w:r w:rsidR="00C2313A">
        <w:rPr>
          <w:noProof/>
        </w:rPr>
        <w:t>C</w:t>
      </w:r>
      <w:r w:rsidR="005E035B">
        <w:rPr>
          <w:noProof/>
        </w:rPr>
        <w:t>ase</w:t>
      </w:r>
      <w:r w:rsidR="00D0605B" w:rsidRPr="00660518">
        <w:rPr>
          <w:noProof/>
        </w:rPr>
        <w:t>.</w:t>
      </w:r>
    </w:p>
    <w:p w:rsidR="00D0605B" w:rsidRPr="00660518" w:rsidRDefault="00D0605B">
      <w:pPr>
        <w:ind w:left="1080"/>
        <w:rPr>
          <w:noProof/>
        </w:rPr>
      </w:pPr>
    </w:p>
    <w:p w:rsidR="00011D52" w:rsidRPr="00660518" w:rsidRDefault="00011D52">
      <w:pPr>
        <w:ind w:left="1080"/>
        <w:rPr>
          <w:noProof/>
        </w:rPr>
      </w:pPr>
    </w:p>
    <w:p w:rsidR="00387A56" w:rsidRDefault="00387A56">
      <w:pPr>
        <w:pStyle w:val="Heading3"/>
        <w:rPr>
          <w:noProof/>
        </w:rPr>
      </w:pPr>
      <w:bookmarkStart w:id="46" w:name="_Toc370719509"/>
      <w:bookmarkStart w:id="47" w:name="_Toc371545693"/>
      <w:r>
        <w:rPr>
          <w:noProof/>
        </w:rPr>
        <w:t xml:space="preserve">Interface </w:t>
      </w:r>
      <w:r w:rsidR="00E05D5A">
        <w:rPr>
          <w:noProof/>
        </w:rPr>
        <w:t>Maintainer</w:t>
      </w:r>
      <w:r>
        <w:rPr>
          <w:noProof/>
        </w:rPr>
        <w:t xml:space="preserve">/ CSCI </w:t>
      </w:r>
      <w:r w:rsidR="00E05D5A">
        <w:rPr>
          <w:noProof/>
        </w:rPr>
        <w:t>VMCS</w:t>
      </w:r>
      <w:bookmarkEnd w:id="46"/>
      <w:bookmarkEnd w:id="47"/>
    </w:p>
    <w:p w:rsidR="00E05D5A" w:rsidRDefault="00E05D5A" w:rsidP="00E05D5A">
      <w:pPr>
        <w:ind w:left="1080"/>
        <w:rPr>
          <w:noProof/>
        </w:rPr>
      </w:pPr>
    </w:p>
    <w:p w:rsidR="00E05D5A" w:rsidRPr="00660518" w:rsidRDefault="00E05D5A" w:rsidP="00E05D5A">
      <w:pPr>
        <w:ind w:left="1080"/>
        <w:rPr>
          <w:noProof/>
        </w:rPr>
      </w:pPr>
      <w:r w:rsidRPr="00660518">
        <w:rPr>
          <w:noProof/>
        </w:rPr>
        <w:t>Interface Identification</w:t>
      </w:r>
      <w:r w:rsidRPr="00660518">
        <w:rPr>
          <w:noProof/>
        </w:rPr>
        <w:tab/>
        <w:t>: Maintainer</w:t>
      </w:r>
    </w:p>
    <w:p w:rsidR="00E05D5A" w:rsidRPr="00660518" w:rsidRDefault="00E05D5A" w:rsidP="00E05D5A">
      <w:pPr>
        <w:ind w:left="1080"/>
        <w:rPr>
          <w:noProof/>
        </w:rPr>
      </w:pPr>
      <w:r w:rsidRPr="00660518">
        <w:rPr>
          <w:noProof/>
        </w:rPr>
        <w:t>Interface Type</w:t>
      </w:r>
      <w:r w:rsidRPr="00660518">
        <w:rPr>
          <w:noProof/>
        </w:rPr>
        <w:tab/>
      </w:r>
      <w:r w:rsidRPr="00660518">
        <w:rPr>
          <w:noProof/>
        </w:rPr>
        <w:tab/>
        <w:t>: Person</w:t>
      </w:r>
    </w:p>
    <w:p w:rsidR="00E05D5A" w:rsidRPr="00660518" w:rsidRDefault="00E05D5A" w:rsidP="00E05D5A">
      <w:pPr>
        <w:ind w:left="1080"/>
        <w:rPr>
          <w:noProof/>
        </w:rPr>
      </w:pPr>
    </w:p>
    <w:p w:rsidR="00660518" w:rsidRPr="00660518" w:rsidRDefault="00660518" w:rsidP="00E05D5A">
      <w:pPr>
        <w:ind w:left="1080"/>
        <w:rPr>
          <w:noProof/>
        </w:rPr>
      </w:pPr>
    </w:p>
    <w:p w:rsidR="00E05D5A" w:rsidRPr="00660518" w:rsidRDefault="00E05D5A" w:rsidP="00E05D5A">
      <w:pPr>
        <w:ind w:left="1080"/>
        <w:rPr>
          <w:b/>
          <w:bCs/>
          <w:noProof/>
        </w:rPr>
      </w:pPr>
      <w:r w:rsidRPr="00660518">
        <w:rPr>
          <w:b/>
          <w:bCs/>
          <w:noProof/>
        </w:rPr>
        <w:t>Description</w:t>
      </w:r>
    </w:p>
    <w:p w:rsidR="00E05D5A" w:rsidRPr="00660518" w:rsidRDefault="00E05D5A" w:rsidP="001E3225">
      <w:pPr>
        <w:autoSpaceDE w:val="0"/>
        <w:autoSpaceDN w:val="0"/>
        <w:adjustRightInd w:val="0"/>
        <w:ind w:left="1080"/>
        <w:rPr>
          <w:rFonts w:cs="Verdana"/>
        </w:rPr>
      </w:pPr>
      <w:r w:rsidRPr="00660518">
        <w:rPr>
          <w:rFonts w:cs="Verdana"/>
        </w:rPr>
        <w:t xml:space="preserve">The maintainer is an actor who uses the VMCS </w:t>
      </w:r>
      <w:r w:rsidR="001E3225">
        <w:rPr>
          <w:rFonts w:cs="Verdana"/>
        </w:rPr>
        <w:t>in order to</w:t>
      </w:r>
      <w:r w:rsidRPr="00660518">
        <w:rPr>
          <w:rFonts w:cs="Verdana"/>
        </w:rPr>
        <w:t xml:space="preserve"> maintain the </w:t>
      </w:r>
      <w:r w:rsidR="001E3225">
        <w:rPr>
          <w:rFonts w:cs="Verdana"/>
        </w:rPr>
        <w:t>VM</w:t>
      </w:r>
      <w:r w:rsidRPr="00660518">
        <w:rPr>
          <w:rFonts w:cs="Verdana"/>
        </w:rPr>
        <w:t xml:space="preserve">. The maintainer have to login before </w:t>
      </w:r>
      <w:r w:rsidR="001E3225">
        <w:rPr>
          <w:rFonts w:cs="Verdana"/>
        </w:rPr>
        <w:t xml:space="preserve">start </w:t>
      </w:r>
      <w:r w:rsidRPr="00660518">
        <w:rPr>
          <w:rFonts w:cs="Verdana"/>
        </w:rPr>
        <w:t xml:space="preserve">maintaining the </w:t>
      </w:r>
      <w:r w:rsidR="001E3225">
        <w:rPr>
          <w:rFonts w:cs="Verdana"/>
        </w:rPr>
        <w:t>VM</w:t>
      </w:r>
      <w:r w:rsidRPr="00660518">
        <w:rPr>
          <w:rFonts w:cs="Verdana"/>
        </w:rPr>
        <w:t xml:space="preserve">. </w:t>
      </w:r>
    </w:p>
    <w:p w:rsidR="00E05D5A" w:rsidRPr="00660518" w:rsidRDefault="00E05D5A" w:rsidP="00E05D5A">
      <w:pPr>
        <w:ind w:left="1080"/>
        <w:rPr>
          <w:noProof/>
        </w:rPr>
      </w:pPr>
    </w:p>
    <w:p w:rsidR="00E05D5A" w:rsidRPr="00660518" w:rsidRDefault="00E05D5A" w:rsidP="00E05D5A">
      <w:pPr>
        <w:ind w:left="1080"/>
        <w:rPr>
          <w:noProof/>
        </w:rPr>
      </w:pPr>
    </w:p>
    <w:p w:rsidR="00E05D5A" w:rsidRPr="00660518" w:rsidRDefault="00E05D5A" w:rsidP="00E05D5A">
      <w:pPr>
        <w:ind w:left="1080"/>
        <w:rPr>
          <w:b/>
          <w:bCs/>
          <w:noProof/>
        </w:rPr>
      </w:pPr>
      <w:r w:rsidRPr="00660518">
        <w:rPr>
          <w:b/>
          <w:bCs/>
          <w:noProof/>
        </w:rPr>
        <w:t>Association</w:t>
      </w:r>
    </w:p>
    <w:p w:rsidR="00387A56" w:rsidRPr="00660518" w:rsidRDefault="00E05D5A" w:rsidP="00C2313A">
      <w:pPr>
        <w:ind w:left="1080"/>
        <w:rPr>
          <w:noProof/>
        </w:rPr>
      </w:pPr>
      <w:r w:rsidRPr="00660518">
        <w:rPr>
          <w:noProof/>
        </w:rPr>
        <w:t xml:space="preserve">This actor communicates with the </w:t>
      </w:r>
      <w:r w:rsidR="00C06182">
        <w:rPr>
          <w:noProof/>
        </w:rPr>
        <w:t>Maintain Vending Machine</w:t>
      </w:r>
      <w:r w:rsidR="009D0581" w:rsidRPr="00660518">
        <w:rPr>
          <w:noProof/>
        </w:rPr>
        <w:t xml:space="preserve"> and Login</w:t>
      </w:r>
      <w:r w:rsidR="00660518" w:rsidRPr="00660518">
        <w:rPr>
          <w:noProof/>
        </w:rPr>
        <w:t xml:space="preserve"> </w:t>
      </w:r>
      <w:r w:rsidR="00C2313A">
        <w:rPr>
          <w:noProof/>
        </w:rPr>
        <w:t>Use Case</w:t>
      </w:r>
      <w:r w:rsidR="009D0581" w:rsidRPr="00660518">
        <w:rPr>
          <w:noProof/>
        </w:rPr>
        <w:t>s</w:t>
      </w:r>
      <w:r w:rsidRPr="00660518">
        <w:rPr>
          <w:noProof/>
        </w:rPr>
        <w:t>.</w:t>
      </w:r>
    </w:p>
    <w:p w:rsidR="00660518" w:rsidRDefault="00660518" w:rsidP="00660518">
      <w:pPr>
        <w:ind w:left="1080"/>
        <w:rPr>
          <w:noProof/>
        </w:rPr>
      </w:pPr>
    </w:p>
    <w:p w:rsidR="00660518" w:rsidRDefault="00660518" w:rsidP="00660518">
      <w:pPr>
        <w:ind w:left="1080"/>
        <w:rPr>
          <w:noProof/>
        </w:rPr>
      </w:pPr>
    </w:p>
    <w:p w:rsidR="00387A56" w:rsidRDefault="00387A56">
      <w:pPr>
        <w:pStyle w:val="Heading3"/>
      </w:pPr>
      <w:bookmarkStart w:id="48" w:name="_Toc370719510"/>
      <w:bookmarkStart w:id="49" w:name="_Toc371545694"/>
      <w:r>
        <w:t xml:space="preserve">Interface </w:t>
      </w:r>
      <w:r w:rsidR="009D0581">
        <w:t>Simulator</w:t>
      </w:r>
      <w:r>
        <w:t xml:space="preserve"> /CSCI </w:t>
      </w:r>
      <w:r w:rsidR="009D0581">
        <w:t>VMCS</w:t>
      </w:r>
      <w:bookmarkEnd w:id="48"/>
      <w:bookmarkEnd w:id="49"/>
    </w:p>
    <w:p w:rsidR="00387A56" w:rsidRDefault="00387A56">
      <w:pPr>
        <w:rPr>
          <w:noProof/>
        </w:rPr>
      </w:pPr>
    </w:p>
    <w:p w:rsidR="009D0581" w:rsidRPr="00DC62BB" w:rsidRDefault="009D0581" w:rsidP="009D0581">
      <w:pPr>
        <w:ind w:left="1080"/>
        <w:rPr>
          <w:noProof/>
        </w:rPr>
      </w:pPr>
      <w:r w:rsidRPr="00DC62BB">
        <w:rPr>
          <w:noProof/>
        </w:rPr>
        <w:t>Interface Identification</w:t>
      </w:r>
      <w:r w:rsidRPr="00DC62BB">
        <w:rPr>
          <w:noProof/>
        </w:rPr>
        <w:tab/>
        <w:t>: Simulator</w:t>
      </w:r>
    </w:p>
    <w:p w:rsidR="009D0581" w:rsidRDefault="009D0581" w:rsidP="009D0581">
      <w:pPr>
        <w:ind w:left="1080"/>
        <w:rPr>
          <w:noProof/>
        </w:rPr>
      </w:pPr>
      <w:r>
        <w:rPr>
          <w:noProof/>
        </w:rPr>
        <w:t>Interface Type</w:t>
      </w:r>
      <w:r>
        <w:rPr>
          <w:noProof/>
        </w:rPr>
        <w:tab/>
      </w:r>
      <w:r>
        <w:rPr>
          <w:noProof/>
        </w:rPr>
        <w:tab/>
        <w:t xml:space="preserve">: </w:t>
      </w:r>
      <w:r w:rsidRPr="00517D5D">
        <w:rPr>
          <w:noProof/>
        </w:rPr>
        <w:t>Person</w:t>
      </w:r>
    </w:p>
    <w:p w:rsidR="009D0581" w:rsidRDefault="009D0581" w:rsidP="009D0581">
      <w:pPr>
        <w:ind w:left="1080"/>
        <w:rPr>
          <w:noProof/>
        </w:rPr>
      </w:pPr>
    </w:p>
    <w:p w:rsidR="00660518" w:rsidRDefault="00660518" w:rsidP="009D0581">
      <w:pPr>
        <w:ind w:left="1080"/>
        <w:rPr>
          <w:noProof/>
        </w:rPr>
      </w:pPr>
    </w:p>
    <w:p w:rsidR="009D0581" w:rsidRDefault="009D0581" w:rsidP="009D0581">
      <w:pPr>
        <w:ind w:left="1080"/>
        <w:rPr>
          <w:b/>
          <w:bCs/>
          <w:noProof/>
        </w:rPr>
      </w:pPr>
      <w:r>
        <w:rPr>
          <w:b/>
          <w:bCs/>
          <w:noProof/>
        </w:rPr>
        <w:t>Description</w:t>
      </w:r>
    </w:p>
    <w:p w:rsidR="009D0581" w:rsidRPr="00DC62BB" w:rsidRDefault="009D0581" w:rsidP="009D0581">
      <w:pPr>
        <w:autoSpaceDE w:val="0"/>
        <w:autoSpaceDN w:val="0"/>
        <w:adjustRightInd w:val="0"/>
        <w:ind w:left="1080"/>
        <w:rPr>
          <w:rFonts w:cs="Verdana"/>
        </w:rPr>
      </w:pPr>
      <w:r w:rsidRPr="00DC62BB">
        <w:rPr>
          <w:rFonts w:cs="Verdana"/>
        </w:rPr>
        <w:t>The simulator is an actor who uses the VMCS to simulate the control system.</w:t>
      </w:r>
    </w:p>
    <w:p w:rsidR="009D0581" w:rsidRPr="00DC62BB" w:rsidRDefault="009D0581" w:rsidP="009D0581">
      <w:pPr>
        <w:ind w:left="1080"/>
        <w:rPr>
          <w:noProof/>
        </w:rPr>
      </w:pPr>
    </w:p>
    <w:p w:rsidR="009D0581" w:rsidRPr="00DC62BB" w:rsidRDefault="009D0581" w:rsidP="009D0581">
      <w:pPr>
        <w:ind w:left="1080"/>
        <w:rPr>
          <w:noProof/>
        </w:rPr>
      </w:pPr>
    </w:p>
    <w:p w:rsidR="009D0581" w:rsidRPr="00DC62BB" w:rsidRDefault="009D0581" w:rsidP="009D0581">
      <w:pPr>
        <w:ind w:left="1080"/>
        <w:rPr>
          <w:b/>
          <w:bCs/>
          <w:noProof/>
        </w:rPr>
      </w:pPr>
      <w:r w:rsidRPr="00DC62BB">
        <w:rPr>
          <w:b/>
          <w:bCs/>
          <w:noProof/>
        </w:rPr>
        <w:t>Association</w:t>
      </w:r>
    </w:p>
    <w:p w:rsidR="009D0581" w:rsidRPr="00DC62BB" w:rsidRDefault="009D0581" w:rsidP="00C2313A">
      <w:pPr>
        <w:ind w:left="1080"/>
        <w:rPr>
          <w:noProof/>
        </w:rPr>
      </w:pPr>
      <w:r w:rsidRPr="00DC62BB">
        <w:rPr>
          <w:noProof/>
        </w:rPr>
        <w:t>This actor communicates with the Simulate Control System</w:t>
      </w:r>
      <w:r w:rsidR="00DC62BB" w:rsidRPr="00DC62BB">
        <w:rPr>
          <w:noProof/>
        </w:rPr>
        <w:t xml:space="preserve"> </w:t>
      </w:r>
      <w:r w:rsidR="00C2313A">
        <w:rPr>
          <w:noProof/>
        </w:rPr>
        <w:t>Use Case</w:t>
      </w:r>
      <w:r w:rsidRPr="00DC62BB">
        <w:rPr>
          <w:noProof/>
        </w:rPr>
        <w:t>.</w:t>
      </w:r>
    </w:p>
    <w:p w:rsidR="00011D52" w:rsidRPr="00DC62BB" w:rsidRDefault="00011D52" w:rsidP="009D0581">
      <w:pPr>
        <w:ind w:left="1080"/>
        <w:rPr>
          <w:noProof/>
        </w:rPr>
      </w:pPr>
    </w:p>
    <w:p w:rsidR="00011D52" w:rsidRPr="00DC62BB" w:rsidRDefault="00BA7EC8" w:rsidP="009D0581">
      <w:pPr>
        <w:ind w:left="1080"/>
        <w:rPr>
          <w:noProof/>
        </w:rPr>
      </w:pPr>
      <w:r>
        <w:rPr>
          <w:noProof/>
        </w:rPr>
        <w:br w:type="page"/>
      </w:r>
    </w:p>
    <w:p w:rsidR="00387A56" w:rsidRDefault="00387A56" w:rsidP="006516C3">
      <w:pPr>
        <w:pStyle w:val="Heading2"/>
        <w:rPr>
          <w:noProof/>
        </w:rPr>
      </w:pPr>
      <w:bookmarkStart w:id="50" w:name="_Toc370719511"/>
      <w:bookmarkStart w:id="51" w:name="_Toc371545695"/>
      <w:r>
        <w:rPr>
          <w:noProof/>
        </w:rPr>
        <w:t>CSCI Capability Requirements</w:t>
      </w:r>
      <w:bookmarkEnd w:id="50"/>
      <w:bookmarkEnd w:id="51"/>
    </w:p>
    <w:p w:rsidR="00387A56" w:rsidRDefault="00387A56">
      <w:pPr>
        <w:rPr>
          <w:noProof/>
        </w:rPr>
      </w:pPr>
    </w:p>
    <w:p w:rsidR="0017159B" w:rsidRDefault="0017159B">
      <w:pPr>
        <w:rPr>
          <w:noProof/>
        </w:rPr>
      </w:pPr>
    </w:p>
    <w:p w:rsidR="0017159B" w:rsidRDefault="000C76E1">
      <w:pPr>
        <w:rPr>
          <w:noProof/>
        </w:rPr>
      </w:pPr>
      <w:r>
        <w:rPr>
          <w:noProof/>
        </w:rPr>
        <w:pict w14:anchorId="4B11D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56.85pt">
            <v:imagedata r:id="rId19" o:title=""/>
          </v:shape>
        </w:pict>
      </w:r>
    </w:p>
    <w:p w:rsidR="0017159B" w:rsidRDefault="0017159B">
      <w:pPr>
        <w:rPr>
          <w:noProof/>
        </w:rPr>
      </w:pPr>
    </w:p>
    <w:p w:rsidR="0017159B" w:rsidRDefault="0017159B">
      <w:pPr>
        <w:rPr>
          <w:noProof/>
        </w:rPr>
      </w:pPr>
    </w:p>
    <w:p w:rsidR="007C19BB" w:rsidRPr="00975840" w:rsidRDefault="00975840" w:rsidP="006C23EE">
      <w:pPr>
        <w:pStyle w:val="Caption"/>
      </w:pPr>
      <w:bookmarkStart w:id="52" w:name="_Toc371545716"/>
      <w:r w:rsidRPr="00975840">
        <w:t xml:space="preserve">Figure </w:t>
      </w:r>
      <w:fldSimple w:instr=" SEQ Figure \* ARABIC ">
        <w:r w:rsidR="00BC06A7">
          <w:rPr>
            <w:noProof/>
          </w:rPr>
          <w:t>2</w:t>
        </w:r>
      </w:fldSimple>
      <w:r w:rsidRPr="00975840">
        <w:t xml:space="preserve"> : </w:t>
      </w:r>
      <w:r w:rsidR="005E035B">
        <w:t xml:space="preserve">Use </w:t>
      </w:r>
      <w:r w:rsidR="006C23EE">
        <w:t>C</w:t>
      </w:r>
      <w:r w:rsidR="005E035B">
        <w:t>ase</w:t>
      </w:r>
      <w:r w:rsidRPr="00975840">
        <w:t xml:space="preserve"> Diagram of CSCI VMCS</w:t>
      </w:r>
      <w:bookmarkEnd w:id="52"/>
    </w:p>
    <w:p w:rsidR="00975840" w:rsidRDefault="00DC62BB" w:rsidP="003E064F">
      <w:pPr>
        <w:pStyle w:val="Heading3"/>
      </w:pPr>
      <w:r>
        <w:rPr>
          <w:noProof/>
        </w:rPr>
        <w:br w:type="page"/>
      </w:r>
      <w:bookmarkStart w:id="53" w:name="_Toc370719512"/>
      <w:bookmarkStart w:id="54" w:name="_Toc371545696"/>
      <w:r w:rsidR="00975840">
        <w:t xml:space="preserve">Simulate Control Panel </w:t>
      </w:r>
      <w:r w:rsidR="003E064F">
        <w:t xml:space="preserve">Use Case </w:t>
      </w:r>
      <w:r w:rsidR="00975840" w:rsidRPr="006F4EB0">
        <w:rPr>
          <w:i/>
          <w:iCs/>
        </w:rPr>
        <w:t>(SRS_REQ_</w:t>
      </w:r>
      <w:r w:rsidR="00832DA2">
        <w:rPr>
          <w:i/>
          <w:iCs/>
        </w:rPr>
        <w:t>1</w:t>
      </w:r>
      <w:r w:rsidR="00975840" w:rsidRPr="006F4EB0">
        <w:rPr>
          <w:i/>
          <w:iCs/>
        </w:rPr>
        <w:t>00)</w:t>
      </w:r>
      <w:bookmarkEnd w:id="53"/>
      <w:bookmarkEnd w:id="54"/>
    </w:p>
    <w:p w:rsidR="00975840" w:rsidRDefault="00975840" w:rsidP="00975840">
      <w:pPr>
        <w:jc w:val="center"/>
      </w:pPr>
    </w:p>
    <w:p w:rsidR="000C1219" w:rsidRDefault="000C1219" w:rsidP="00975840">
      <w:pPr>
        <w:jc w:val="center"/>
      </w:pPr>
    </w:p>
    <w:p w:rsidR="000C1219" w:rsidRDefault="000C76E1" w:rsidP="00975840">
      <w:pPr>
        <w:jc w:val="center"/>
      </w:pPr>
      <w:r>
        <w:pict w14:anchorId="7C11228D">
          <v:shape id="_x0000_i1026" type="#_x0000_t75" style="width:276.2pt;height:112.3pt">
            <v:imagedata r:id="rId20" o:title=""/>
          </v:shape>
        </w:pict>
      </w:r>
    </w:p>
    <w:p w:rsidR="000C1219" w:rsidRDefault="000C1219" w:rsidP="00975840">
      <w:pPr>
        <w:jc w:val="center"/>
      </w:pPr>
    </w:p>
    <w:p w:rsidR="000C1219" w:rsidRDefault="000C1219" w:rsidP="00975840">
      <w:pPr>
        <w:jc w:val="center"/>
      </w:pPr>
    </w:p>
    <w:p w:rsidR="00975840" w:rsidRDefault="00975840" w:rsidP="005E035B">
      <w:pPr>
        <w:pStyle w:val="Caption"/>
      </w:pPr>
      <w:bookmarkStart w:id="55" w:name="_Toc371545717"/>
      <w:r>
        <w:t xml:space="preserve">Figure </w:t>
      </w:r>
      <w:fldSimple w:instr=" SEQ Figure \* ARABIC ">
        <w:r w:rsidR="00BC06A7">
          <w:rPr>
            <w:noProof/>
          </w:rPr>
          <w:t>3</w:t>
        </w:r>
      </w:fldSimple>
      <w:r>
        <w:t xml:space="preserve"> : Simulate Control Panel Use</w:t>
      </w:r>
      <w:r w:rsidR="005E035B">
        <w:t xml:space="preserve"> C</w:t>
      </w:r>
      <w:r>
        <w:t>ase</w:t>
      </w:r>
      <w:bookmarkEnd w:id="55"/>
    </w:p>
    <w:p w:rsidR="00975840" w:rsidRDefault="00975840" w:rsidP="00975840"/>
    <w:p w:rsidR="00975840" w:rsidRDefault="00975840" w:rsidP="00975840">
      <w:pPr>
        <w:pStyle w:val="Heading4"/>
      </w:pPr>
      <w:r>
        <w:t xml:space="preserve"> Brief Description</w:t>
      </w:r>
    </w:p>
    <w:p w:rsidR="00975840" w:rsidRDefault="00975840" w:rsidP="00975840"/>
    <w:p w:rsidR="00975840" w:rsidRDefault="0028368B" w:rsidP="00F87F6B">
      <w:r>
        <w:t xml:space="preserve">The Simulate Control Panel Use Case </w:t>
      </w:r>
      <w:r w:rsidR="00975840">
        <w:t xml:space="preserve">provides the capability to begin or end simulation, activate </w:t>
      </w:r>
      <w:r w:rsidR="00F87F6B">
        <w:t>CIP</w:t>
      </w:r>
      <w:r w:rsidR="00975840">
        <w:t xml:space="preserve"> or </w:t>
      </w:r>
      <w:r w:rsidR="003346D3" w:rsidRPr="003346D3">
        <w:t>Maintainer Interface Panel</w:t>
      </w:r>
      <w:r w:rsidR="00975840">
        <w:t xml:space="preserve"> or </w:t>
      </w:r>
      <w:r w:rsidR="00F87F6B">
        <w:t>MISP</w:t>
      </w:r>
      <w:r w:rsidR="00975840">
        <w:t>.</w:t>
      </w:r>
    </w:p>
    <w:p w:rsidR="00975840" w:rsidRPr="00604211" w:rsidRDefault="00975840" w:rsidP="00975840"/>
    <w:p w:rsidR="00975840" w:rsidRPr="00B1421C" w:rsidRDefault="00975840" w:rsidP="00B1421C">
      <w:pPr>
        <w:pStyle w:val="Heading4"/>
      </w:pPr>
      <w:bookmarkStart w:id="56" w:name="_Toc370260344"/>
      <w:bookmarkStart w:id="57" w:name="_Toc370462356"/>
      <w:r w:rsidRPr="00B1421C">
        <w:t>Characteristic of Activation</w:t>
      </w:r>
      <w:bookmarkEnd w:id="56"/>
      <w:bookmarkEnd w:id="57"/>
    </w:p>
    <w:p w:rsidR="00975840" w:rsidRDefault="00975840" w:rsidP="00975840"/>
    <w:p w:rsidR="00975840" w:rsidRDefault="00975840" w:rsidP="005E035B">
      <w:r w:rsidRPr="00944974">
        <w:rPr>
          <w:rFonts w:cs="Verdana"/>
        </w:rPr>
        <w:t xml:space="preserve">This </w:t>
      </w:r>
      <w:r w:rsidR="005E035B">
        <w:rPr>
          <w:rFonts w:cs="Verdana"/>
        </w:rPr>
        <w:t>use case is</w:t>
      </w:r>
      <w:r w:rsidRPr="00944974">
        <w:rPr>
          <w:rFonts w:cs="Verdana"/>
        </w:rPr>
        <w:t xml:space="preserve"> initiated by </w:t>
      </w:r>
      <w:r w:rsidR="005E035B">
        <w:rPr>
          <w:rFonts w:cs="Verdana"/>
        </w:rPr>
        <w:t xml:space="preserve">the </w:t>
      </w:r>
      <w:r>
        <w:rPr>
          <w:rFonts w:cs="Verdana"/>
        </w:rPr>
        <w:t>simulator</w:t>
      </w:r>
      <w:r w:rsidRPr="00944974">
        <w:rPr>
          <w:rFonts w:cs="Verdana"/>
        </w:rPr>
        <w:t>.</w:t>
      </w:r>
    </w:p>
    <w:p w:rsidR="00975840" w:rsidRPr="00604211" w:rsidRDefault="00975840" w:rsidP="00975840"/>
    <w:p w:rsidR="00975840" w:rsidRDefault="00975840" w:rsidP="00963D1E">
      <w:pPr>
        <w:pStyle w:val="Heading4"/>
      </w:pPr>
      <w:bookmarkStart w:id="58" w:name="_Toc370260345"/>
      <w:bookmarkStart w:id="59" w:name="_Toc370462357"/>
      <w:r>
        <w:t>Pre-condition</w:t>
      </w:r>
      <w:r w:rsidR="001027E3">
        <w:t>(</w:t>
      </w:r>
      <w:r>
        <w:t>s</w:t>
      </w:r>
      <w:bookmarkEnd w:id="58"/>
      <w:bookmarkEnd w:id="59"/>
      <w:r w:rsidR="001027E3">
        <w:t>)</w:t>
      </w:r>
    </w:p>
    <w:p w:rsidR="00975840" w:rsidRDefault="00975840" w:rsidP="00975840"/>
    <w:p w:rsidR="00975840" w:rsidRDefault="00975840" w:rsidP="00975840">
      <w:pPr>
        <w:numPr>
          <w:ilvl w:val="0"/>
          <w:numId w:val="40"/>
        </w:numPr>
      </w:pPr>
      <w:r w:rsidRPr="00944974">
        <w:rPr>
          <w:rFonts w:cs="Verdana"/>
        </w:rPr>
        <w:t xml:space="preserve">The machine power </w:t>
      </w:r>
      <w:r>
        <w:rPr>
          <w:rFonts w:cs="Verdana"/>
        </w:rPr>
        <w:t>should be</w:t>
      </w:r>
      <w:r w:rsidRPr="00944974">
        <w:rPr>
          <w:rFonts w:cs="Verdana"/>
        </w:rPr>
        <w:t xml:space="preserve"> switched on</w:t>
      </w:r>
      <w:r w:rsidR="00C4112D">
        <w:rPr>
          <w:rFonts w:cs="Verdana"/>
        </w:rPr>
        <w:t>.</w:t>
      </w:r>
    </w:p>
    <w:p w:rsidR="00975840" w:rsidRDefault="00975840" w:rsidP="009D06A4">
      <w:pPr>
        <w:numPr>
          <w:ilvl w:val="0"/>
          <w:numId w:val="40"/>
        </w:numPr>
      </w:pPr>
      <w:r>
        <w:t xml:space="preserve">The </w:t>
      </w:r>
      <w:r w:rsidR="009D06A4">
        <w:t>VM</w:t>
      </w:r>
      <w:r>
        <w:t xml:space="preserve"> should be locked.</w:t>
      </w:r>
    </w:p>
    <w:p w:rsidR="00975840" w:rsidRDefault="00F87F6B" w:rsidP="00975840">
      <w:pPr>
        <w:numPr>
          <w:ilvl w:val="0"/>
          <w:numId w:val="40"/>
        </w:numPr>
      </w:pPr>
      <w:r>
        <w:t>OSCP</w:t>
      </w:r>
      <w:r w:rsidR="00975840">
        <w:t xml:space="preserve"> should be loaded.</w:t>
      </w:r>
    </w:p>
    <w:p w:rsidR="00975840" w:rsidRPr="00604211" w:rsidRDefault="00975840" w:rsidP="00975840"/>
    <w:p w:rsidR="00975840" w:rsidRDefault="00975840" w:rsidP="00975840">
      <w:pPr>
        <w:pStyle w:val="Heading4"/>
      </w:pPr>
      <w:r>
        <w:t>Description</w:t>
      </w:r>
    </w:p>
    <w:p w:rsidR="00975840" w:rsidRDefault="00975840" w:rsidP="00975840">
      <w:pPr>
        <w:pStyle w:val="Heading5"/>
      </w:pPr>
      <w:r>
        <w:t xml:space="preserve"> Basic Flow</w:t>
      </w:r>
      <w:r w:rsidR="004B26C5">
        <w:t xml:space="preserve"> </w:t>
      </w:r>
    </w:p>
    <w:p w:rsidR="00975840" w:rsidRDefault="00975840" w:rsidP="00975840"/>
    <w:p w:rsidR="00975840" w:rsidRDefault="00E90E6D" w:rsidP="00975840">
      <w:pPr>
        <w:numPr>
          <w:ilvl w:val="0"/>
          <w:numId w:val="36"/>
        </w:numPr>
      </w:pPr>
      <w:r>
        <w:t xml:space="preserve">The Simulate Control Panel Use Case </w:t>
      </w:r>
      <w:r w:rsidR="00975840">
        <w:t>begins when the simulator selects “BEGIN SIMULATION”</w:t>
      </w:r>
      <w:r w:rsidR="00C4112D">
        <w:t>.</w:t>
      </w:r>
      <w:r w:rsidR="00060996">
        <w:t xml:space="preserve"> </w:t>
      </w:r>
      <w:r w:rsidR="00060996" w:rsidRPr="00060996">
        <w:rPr>
          <w:b/>
          <w:bCs/>
          <w:i/>
          <w:iCs/>
        </w:rPr>
        <w:t>(</w:t>
      </w:r>
      <w:r w:rsidR="004B26C5">
        <w:rPr>
          <w:b/>
          <w:bCs/>
          <w:i/>
          <w:iCs/>
        </w:rPr>
        <w:t>SRS_REQ_101</w:t>
      </w:r>
      <w:r w:rsidR="00060996" w:rsidRPr="00060996">
        <w:rPr>
          <w:b/>
          <w:bCs/>
          <w:i/>
          <w:iCs/>
        </w:rPr>
        <w:t>)</w:t>
      </w:r>
    </w:p>
    <w:p w:rsidR="00975840" w:rsidRDefault="00975840" w:rsidP="00975840">
      <w:pPr>
        <w:numPr>
          <w:ilvl w:val="0"/>
          <w:numId w:val="36"/>
        </w:numPr>
      </w:pPr>
      <w:r>
        <w:t>Once the simulator pressed the “BEGIN SIMULATION”,</w:t>
      </w:r>
      <w:r w:rsidR="003D6FB0">
        <w:t xml:space="preserve"> the</w:t>
      </w:r>
      <w:r>
        <w:t xml:space="preserve"> VMCS will:</w:t>
      </w:r>
    </w:p>
    <w:p w:rsidR="00975840" w:rsidRDefault="00975840" w:rsidP="00975840">
      <w:pPr>
        <w:numPr>
          <w:ilvl w:val="1"/>
          <w:numId w:val="36"/>
        </w:numPr>
      </w:pPr>
      <w:r>
        <w:t>Enables</w:t>
      </w:r>
      <w:r w:rsidR="00C4112D">
        <w:t xml:space="preserve"> the</w:t>
      </w:r>
      <w:r>
        <w:t xml:space="preserve"> following:</w:t>
      </w:r>
    </w:p>
    <w:p w:rsidR="00975840" w:rsidRDefault="00975840" w:rsidP="00975840"/>
    <w:p w:rsidR="00975840" w:rsidRDefault="00975840" w:rsidP="00C4112D">
      <w:pPr>
        <w:numPr>
          <w:ilvl w:val="2"/>
          <w:numId w:val="36"/>
        </w:numPr>
      </w:pPr>
      <w:r>
        <w:t>“END SIMULATION” button</w:t>
      </w:r>
      <w:r w:rsidR="00C4112D">
        <w:t>.</w:t>
      </w:r>
    </w:p>
    <w:p w:rsidR="00975840" w:rsidRDefault="00320BAA" w:rsidP="003346D3">
      <w:pPr>
        <w:numPr>
          <w:ilvl w:val="2"/>
          <w:numId w:val="36"/>
        </w:numPr>
      </w:pPr>
      <w:r>
        <w:t>“ACTIVATE</w:t>
      </w:r>
      <w:r w:rsidR="00975840">
        <w:t xml:space="preserve"> </w:t>
      </w:r>
      <w:r w:rsidR="003346D3" w:rsidRPr="003346D3">
        <w:t>CUSTOMER INTERFACE PANEL</w:t>
      </w:r>
      <w:r w:rsidR="00975840">
        <w:t>” button</w:t>
      </w:r>
      <w:r w:rsidR="00C4112D">
        <w:t>.</w:t>
      </w:r>
    </w:p>
    <w:p w:rsidR="00975840" w:rsidRDefault="00975840" w:rsidP="00633AD0">
      <w:pPr>
        <w:numPr>
          <w:ilvl w:val="2"/>
          <w:numId w:val="36"/>
        </w:numPr>
      </w:pPr>
      <w:r>
        <w:t xml:space="preserve">“ACTIVATE </w:t>
      </w:r>
      <w:r w:rsidR="00633AD0" w:rsidRPr="00633AD0">
        <w:t>MAINTAINER INTERFACE PANEL</w:t>
      </w:r>
      <w:r>
        <w:t>” button</w:t>
      </w:r>
      <w:r w:rsidR="00C4112D">
        <w:t>.</w:t>
      </w:r>
    </w:p>
    <w:p w:rsidR="00975840" w:rsidRDefault="00975840" w:rsidP="00975840"/>
    <w:p w:rsidR="00975840" w:rsidRDefault="00975840" w:rsidP="00975840">
      <w:pPr>
        <w:numPr>
          <w:ilvl w:val="1"/>
          <w:numId w:val="36"/>
        </w:numPr>
      </w:pPr>
      <w:r>
        <w:t>Disables the following:</w:t>
      </w:r>
    </w:p>
    <w:p w:rsidR="00975840" w:rsidRDefault="00975840" w:rsidP="00975840"/>
    <w:p w:rsidR="00975840" w:rsidRDefault="00975840" w:rsidP="00963D1E">
      <w:pPr>
        <w:numPr>
          <w:ilvl w:val="2"/>
          <w:numId w:val="36"/>
        </w:numPr>
      </w:pPr>
      <w:r>
        <w:t xml:space="preserve">“ACTIVATE </w:t>
      </w:r>
      <w:r w:rsidR="00633AD0" w:rsidRPr="00633AD0">
        <w:t>MACHINERY INTERFACE SIMULATION PANEL</w:t>
      </w:r>
      <w:r>
        <w:t>” button</w:t>
      </w:r>
      <w:r w:rsidR="00C4112D">
        <w:t>.</w:t>
      </w:r>
    </w:p>
    <w:p w:rsidR="00975840" w:rsidRDefault="00975840" w:rsidP="00975840"/>
    <w:p w:rsidR="00832DA2" w:rsidRDefault="00832DA2" w:rsidP="00975840"/>
    <w:p w:rsidR="00975840" w:rsidRDefault="00975840" w:rsidP="00975840">
      <w:pPr>
        <w:numPr>
          <w:ilvl w:val="0"/>
          <w:numId w:val="36"/>
        </w:numPr>
      </w:pPr>
      <w:r>
        <w:t>The VMCS allows the simulator to do the following operations</w:t>
      </w:r>
    </w:p>
    <w:p w:rsidR="00C4112D" w:rsidRDefault="00C4112D" w:rsidP="00C4112D"/>
    <w:p w:rsidR="00975840" w:rsidRDefault="00975840" w:rsidP="00975840">
      <w:pPr>
        <w:ind w:left="360"/>
        <w:rPr>
          <w:b/>
          <w:bCs/>
        </w:rPr>
      </w:pPr>
      <w:r w:rsidRPr="005E2926">
        <w:rPr>
          <w:b/>
          <w:bCs/>
        </w:rPr>
        <w:t>[A1]</w:t>
      </w:r>
      <w:r w:rsidR="009B7065">
        <w:rPr>
          <w:b/>
          <w:bCs/>
        </w:rPr>
        <w:t xml:space="preserve"> - </w:t>
      </w:r>
      <w:r>
        <w:rPr>
          <w:b/>
          <w:bCs/>
        </w:rPr>
        <w:t>End Simulation</w:t>
      </w:r>
    </w:p>
    <w:p w:rsidR="00975840" w:rsidRDefault="009B7065" w:rsidP="00F87F6B">
      <w:pPr>
        <w:ind w:left="360"/>
        <w:rPr>
          <w:b/>
          <w:bCs/>
        </w:rPr>
      </w:pPr>
      <w:r>
        <w:rPr>
          <w:b/>
          <w:bCs/>
        </w:rPr>
        <w:t xml:space="preserve">[A2] - </w:t>
      </w:r>
      <w:r w:rsidR="00C4112D">
        <w:rPr>
          <w:b/>
          <w:bCs/>
        </w:rPr>
        <w:t>Activate</w:t>
      </w:r>
      <w:r w:rsidR="00975840">
        <w:rPr>
          <w:b/>
          <w:bCs/>
        </w:rPr>
        <w:t xml:space="preserve"> </w:t>
      </w:r>
      <w:r w:rsidR="00F87F6B">
        <w:rPr>
          <w:b/>
          <w:bCs/>
        </w:rPr>
        <w:t>CIP</w:t>
      </w:r>
    </w:p>
    <w:p w:rsidR="00975840" w:rsidRDefault="009B7065" w:rsidP="009152B5">
      <w:pPr>
        <w:ind w:left="360"/>
        <w:rPr>
          <w:b/>
          <w:bCs/>
        </w:rPr>
      </w:pPr>
      <w:r>
        <w:rPr>
          <w:b/>
          <w:bCs/>
        </w:rPr>
        <w:t xml:space="preserve">[A3] - </w:t>
      </w:r>
      <w:r w:rsidR="00975840">
        <w:rPr>
          <w:b/>
          <w:bCs/>
        </w:rPr>
        <w:t xml:space="preserve">Activate </w:t>
      </w:r>
      <w:del w:id="60" w:author="Pouya Javadzadeh" w:date="2013-11-06T22:17:00Z">
        <w:r w:rsidR="004E4D49" w:rsidRPr="004E4D49" w:rsidDel="009152B5">
          <w:rPr>
            <w:b/>
            <w:bCs/>
          </w:rPr>
          <w:delText>Maintainer Interface Panel</w:delText>
        </w:r>
      </w:del>
      <w:ins w:id="61" w:author="Pouya Javadzadeh" w:date="2013-11-06T22:17:00Z">
        <w:r w:rsidR="009152B5">
          <w:rPr>
            <w:b/>
            <w:bCs/>
          </w:rPr>
          <w:t>MIP</w:t>
        </w:r>
      </w:ins>
    </w:p>
    <w:p w:rsidR="00975840" w:rsidRDefault="00975840" w:rsidP="00975840">
      <w:pPr>
        <w:rPr>
          <w:b/>
          <w:bCs/>
        </w:rPr>
      </w:pPr>
    </w:p>
    <w:p w:rsidR="00975840" w:rsidRPr="005E2926" w:rsidRDefault="00E90E6D" w:rsidP="00963D1E">
      <w:pPr>
        <w:numPr>
          <w:ilvl w:val="0"/>
          <w:numId w:val="36"/>
        </w:numPr>
        <w:rPr>
          <w:b/>
          <w:bCs/>
        </w:rPr>
      </w:pPr>
      <w:r>
        <w:t xml:space="preserve">The Simulate Control Panel Use Case </w:t>
      </w:r>
      <w:r w:rsidR="00975840">
        <w:t>ends here.</w:t>
      </w:r>
    </w:p>
    <w:p w:rsidR="00975840" w:rsidRDefault="00975840" w:rsidP="00975840"/>
    <w:p w:rsidR="00975840" w:rsidRDefault="00975840" w:rsidP="00975840">
      <w:pPr>
        <w:pStyle w:val="Heading5"/>
      </w:pPr>
      <w:r>
        <w:t xml:space="preserve"> Exception Flow</w:t>
      </w:r>
    </w:p>
    <w:p w:rsidR="00C4112D" w:rsidRPr="00C4112D" w:rsidRDefault="00C4112D" w:rsidP="00C4112D"/>
    <w:p w:rsidR="00975840" w:rsidRDefault="00975840" w:rsidP="00975840">
      <w:r>
        <w:t>Not applicable</w:t>
      </w:r>
    </w:p>
    <w:p w:rsidR="00C4112D" w:rsidRPr="008F27B0" w:rsidRDefault="00C4112D" w:rsidP="00975840"/>
    <w:p w:rsidR="00975840" w:rsidRDefault="00975840" w:rsidP="00975840">
      <w:pPr>
        <w:pStyle w:val="Heading5"/>
      </w:pPr>
      <w:r>
        <w:t xml:space="preserve"> Alternative Flow</w:t>
      </w:r>
    </w:p>
    <w:p w:rsidR="00975840" w:rsidRDefault="00975840" w:rsidP="00975840"/>
    <w:p w:rsidR="00975840" w:rsidRDefault="00975840" w:rsidP="00060996">
      <w:pPr>
        <w:rPr>
          <w:b/>
          <w:bCs/>
        </w:rPr>
      </w:pPr>
      <w:r w:rsidRPr="005E2926">
        <w:rPr>
          <w:b/>
          <w:bCs/>
        </w:rPr>
        <w:t>[A1]</w:t>
      </w:r>
      <w:r>
        <w:rPr>
          <w:b/>
          <w:bCs/>
        </w:rPr>
        <w:t xml:space="preserve"> - End Simulation</w:t>
      </w:r>
      <w:r w:rsidR="00060996">
        <w:rPr>
          <w:b/>
          <w:bCs/>
        </w:rPr>
        <w:t xml:space="preserve"> </w:t>
      </w:r>
      <w:r w:rsidR="00060996" w:rsidRPr="00060996">
        <w:rPr>
          <w:b/>
          <w:bCs/>
          <w:i/>
          <w:iCs/>
        </w:rPr>
        <w:t>(SRS_REQ_10</w:t>
      </w:r>
      <w:r w:rsidR="004B26C5">
        <w:rPr>
          <w:b/>
          <w:bCs/>
          <w:i/>
          <w:iCs/>
        </w:rPr>
        <w:t>2</w:t>
      </w:r>
      <w:r w:rsidR="00060996" w:rsidRPr="00060996">
        <w:rPr>
          <w:b/>
          <w:bCs/>
          <w:i/>
          <w:iCs/>
        </w:rPr>
        <w:t>)</w:t>
      </w:r>
    </w:p>
    <w:p w:rsidR="00975840" w:rsidRDefault="00975840" w:rsidP="00975840">
      <w:pPr>
        <w:rPr>
          <w:b/>
          <w:bCs/>
        </w:rPr>
      </w:pPr>
    </w:p>
    <w:p w:rsidR="00975840" w:rsidRPr="003A21EA" w:rsidRDefault="00975840" w:rsidP="00975840">
      <w:pPr>
        <w:numPr>
          <w:ilvl w:val="0"/>
          <w:numId w:val="37"/>
        </w:numPr>
        <w:ind w:left="360"/>
        <w:rPr>
          <w:b/>
          <w:bCs/>
        </w:rPr>
      </w:pPr>
      <w:r>
        <w:t xml:space="preserve">The simulator presses the “END SIMULATION” on the </w:t>
      </w:r>
      <w:r w:rsidR="00F87F6B">
        <w:t>OSCP</w:t>
      </w:r>
      <w:r w:rsidR="00832DA2">
        <w:t>.</w:t>
      </w:r>
    </w:p>
    <w:p w:rsidR="00975840" w:rsidRPr="00FC2522" w:rsidRDefault="00C4112D" w:rsidP="00C4112D">
      <w:pPr>
        <w:numPr>
          <w:ilvl w:val="0"/>
          <w:numId w:val="37"/>
        </w:numPr>
        <w:ind w:left="360"/>
        <w:rPr>
          <w:b/>
          <w:bCs/>
        </w:rPr>
      </w:pPr>
      <w:r>
        <w:t xml:space="preserve">Once the simulations ends, there </w:t>
      </w:r>
      <w:r w:rsidR="00975840">
        <w:t>will no record kept of the simulated transactions</w:t>
      </w:r>
      <w:r w:rsidR="00832DA2">
        <w:t>.</w:t>
      </w:r>
    </w:p>
    <w:p w:rsidR="00975840" w:rsidRPr="003A21EA" w:rsidRDefault="00E90E6D" w:rsidP="00963D1E">
      <w:pPr>
        <w:numPr>
          <w:ilvl w:val="0"/>
          <w:numId w:val="37"/>
        </w:numPr>
        <w:ind w:left="360"/>
        <w:rPr>
          <w:b/>
          <w:bCs/>
        </w:rPr>
      </w:pPr>
      <w:r>
        <w:t xml:space="preserve">The Simulate Control Panel Use Case ends </w:t>
      </w:r>
      <w:r w:rsidR="00975840">
        <w:t>here</w:t>
      </w:r>
      <w:r w:rsidR="00832DA2">
        <w:t>.</w:t>
      </w:r>
    </w:p>
    <w:p w:rsidR="00975840" w:rsidRDefault="00975840" w:rsidP="00975840">
      <w:pPr>
        <w:rPr>
          <w:b/>
          <w:bCs/>
        </w:rPr>
      </w:pPr>
    </w:p>
    <w:p w:rsidR="00975840" w:rsidRDefault="00975840" w:rsidP="00F87F6B">
      <w:pPr>
        <w:rPr>
          <w:b/>
          <w:bCs/>
        </w:rPr>
      </w:pPr>
      <w:r>
        <w:rPr>
          <w:b/>
          <w:bCs/>
        </w:rPr>
        <w:t xml:space="preserve">[A2] - Activate </w:t>
      </w:r>
      <w:r w:rsidR="00F87F6B">
        <w:rPr>
          <w:b/>
          <w:bCs/>
        </w:rPr>
        <w:t>CIP</w:t>
      </w:r>
      <w:r w:rsidR="00060996">
        <w:rPr>
          <w:b/>
          <w:bCs/>
        </w:rPr>
        <w:t xml:space="preserve"> </w:t>
      </w:r>
      <w:r w:rsidR="00060996" w:rsidRPr="00060996">
        <w:rPr>
          <w:b/>
          <w:bCs/>
          <w:i/>
          <w:iCs/>
        </w:rPr>
        <w:t>(SRS_REQ_10</w:t>
      </w:r>
      <w:r w:rsidR="004B26C5">
        <w:rPr>
          <w:b/>
          <w:bCs/>
          <w:i/>
          <w:iCs/>
        </w:rPr>
        <w:t>3</w:t>
      </w:r>
      <w:r w:rsidR="00060996" w:rsidRPr="00060996">
        <w:rPr>
          <w:b/>
          <w:bCs/>
          <w:i/>
          <w:iCs/>
        </w:rPr>
        <w:t>)</w:t>
      </w:r>
    </w:p>
    <w:p w:rsidR="00975840" w:rsidRDefault="00975840" w:rsidP="00975840">
      <w:pPr>
        <w:rPr>
          <w:b/>
          <w:bCs/>
        </w:rPr>
      </w:pPr>
    </w:p>
    <w:p w:rsidR="00975840" w:rsidRPr="00BD3C9F" w:rsidRDefault="00975840" w:rsidP="00633AD0">
      <w:pPr>
        <w:numPr>
          <w:ilvl w:val="0"/>
          <w:numId w:val="38"/>
        </w:numPr>
        <w:rPr>
          <w:b/>
          <w:bCs/>
        </w:rPr>
      </w:pPr>
      <w:r>
        <w:t xml:space="preserve">The simulator presses the “ACTIVATE </w:t>
      </w:r>
      <w:r w:rsidR="00633AD0" w:rsidRPr="00633AD0">
        <w:t>CUSTOMER INTERFACE PANEL</w:t>
      </w:r>
      <w:r>
        <w:t xml:space="preserve">” on the </w:t>
      </w:r>
      <w:r w:rsidR="00F87F6B">
        <w:t>OSCP</w:t>
      </w:r>
      <w:r w:rsidR="00C4112D">
        <w:t>.</w:t>
      </w:r>
    </w:p>
    <w:p w:rsidR="00975840" w:rsidRPr="00ED72A2" w:rsidRDefault="00975840" w:rsidP="00F87F6B">
      <w:pPr>
        <w:numPr>
          <w:ilvl w:val="0"/>
          <w:numId w:val="38"/>
        </w:numPr>
        <w:rPr>
          <w:b/>
          <w:bCs/>
        </w:rPr>
      </w:pPr>
      <w:r>
        <w:t xml:space="preserve">The </w:t>
      </w:r>
      <w:r w:rsidR="00F87F6B">
        <w:t>CIP</w:t>
      </w:r>
      <w:r w:rsidR="00C4112D">
        <w:t xml:space="preserve"> will be displayed.</w:t>
      </w:r>
    </w:p>
    <w:p w:rsidR="00975840" w:rsidRDefault="00E90E6D" w:rsidP="00975840">
      <w:pPr>
        <w:numPr>
          <w:ilvl w:val="0"/>
          <w:numId w:val="38"/>
        </w:numPr>
        <w:rPr>
          <w:b/>
          <w:bCs/>
        </w:rPr>
      </w:pPr>
      <w:r>
        <w:t>The Simulate Control Panel Use Case</w:t>
      </w:r>
      <w:r w:rsidR="00975840">
        <w:t xml:space="preserve"> continues</w:t>
      </w:r>
      <w:r w:rsidR="00832DA2">
        <w:t>.</w:t>
      </w:r>
    </w:p>
    <w:p w:rsidR="00832DA2" w:rsidRPr="001A264B" w:rsidRDefault="00832DA2" w:rsidP="00975840"/>
    <w:p w:rsidR="00975840" w:rsidRDefault="00975840" w:rsidP="000C76E1">
      <w:pPr>
        <w:rPr>
          <w:b/>
          <w:bCs/>
        </w:rPr>
      </w:pPr>
      <w:r>
        <w:rPr>
          <w:b/>
          <w:bCs/>
        </w:rPr>
        <w:t xml:space="preserve">[A3] </w:t>
      </w:r>
      <w:r w:rsidR="00C4112D">
        <w:rPr>
          <w:b/>
          <w:bCs/>
        </w:rPr>
        <w:t>–</w:t>
      </w:r>
      <w:r>
        <w:rPr>
          <w:b/>
          <w:bCs/>
        </w:rPr>
        <w:t xml:space="preserve"> Activate</w:t>
      </w:r>
      <w:r w:rsidR="004E4D49" w:rsidRPr="001A264B">
        <w:t xml:space="preserve"> </w:t>
      </w:r>
      <w:r w:rsidR="000C76E1">
        <w:rPr>
          <w:b/>
          <w:bCs/>
        </w:rPr>
        <w:t>MIP</w:t>
      </w:r>
      <w:r w:rsidR="00060996">
        <w:rPr>
          <w:b/>
          <w:bCs/>
        </w:rPr>
        <w:t xml:space="preserve"> </w:t>
      </w:r>
      <w:r w:rsidR="00060996" w:rsidRPr="00060996">
        <w:rPr>
          <w:b/>
          <w:bCs/>
          <w:i/>
          <w:iCs/>
        </w:rPr>
        <w:t>(SRS_REQ_10</w:t>
      </w:r>
      <w:r w:rsidR="004B26C5">
        <w:rPr>
          <w:b/>
          <w:bCs/>
          <w:i/>
          <w:iCs/>
        </w:rPr>
        <w:t>4</w:t>
      </w:r>
      <w:r w:rsidR="00060996" w:rsidRPr="00060996">
        <w:rPr>
          <w:b/>
          <w:bCs/>
          <w:i/>
          <w:iCs/>
        </w:rPr>
        <w:t>)</w:t>
      </w:r>
    </w:p>
    <w:p w:rsidR="00975840" w:rsidRPr="00BD3C9F" w:rsidRDefault="00975840" w:rsidP="00633AD0">
      <w:pPr>
        <w:numPr>
          <w:ilvl w:val="0"/>
          <w:numId w:val="39"/>
        </w:numPr>
        <w:rPr>
          <w:b/>
          <w:bCs/>
        </w:rPr>
      </w:pPr>
      <w:r>
        <w:t xml:space="preserve">The simulator presses the “ACTIVATE </w:t>
      </w:r>
      <w:r w:rsidR="00633AD0" w:rsidRPr="00633AD0">
        <w:t>MAINTAINER INTERFACE PANEL</w:t>
      </w:r>
      <w:r>
        <w:t xml:space="preserve">” on the </w:t>
      </w:r>
      <w:r w:rsidR="00F87F6B">
        <w:t>OSCP</w:t>
      </w:r>
      <w:r w:rsidR="009B7065">
        <w:t>.</w:t>
      </w:r>
    </w:p>
    <w:p w:rsidR="00975840" w:rsidRPr="00ED72A2" w:rsidRDefault="00975840" w:rsidP="005438B9">
      <w:pPr>
        <w:numPr>
          <w:ilvl w:val="0"/>
          <w:numId w:val="39"/>
        </w:numPr>
        <w:rPr>
          <w:bCs/>
        </w:rPr>
      </w:pPr>
      <w:r>
        <w:t xml:space="preserve">Once the </w:t>
      </w:r>
      <w:r>
        <w:rPr>
          <w:bCs/>
        </w:rPr>
        <w:t>maintainer input the valid password</w:t>
      </w:r>
      <w:r>
        <w:t>, VMCS will:</w:t>
      </w:r>
    </w:p>
    <w:p w:rsidR="00975840" w:rsidRDefault="00975840" w:rsidP="00963D1E">
      <w:pPr>
        <w:numPr>
          <w:ilvl w:val="1"/>
          <w:numId w:val="39"/>
        </w:numPr>
        <w:rPr>
          <w:bCs/>
        </w:rPr>
      </w:pPr>
      <w:r>
        <w:t xml:space="preserve">Enable the </w:t>
      </w:r>
      <w:r>
        <w:rPr>
          <w:bCs/>
        </w:rPr>
        <w:t xml:space="preserve">“ACTIVATE </w:t>
      </w:r>
      <w:r w:rsidR="003346D3" w:rsidRPr="003346D3">
        <w:t>MACHINERY INTERFACE SIMULATION PANEL</w:t>
      </w:r>
      <w:r>
        <w:rPr>
          <w:bCs/>
        </w:rPr>
        <w:t>”</w:t>
      </w:r>
      <w:r w:rsidR="005438B9" w:rsidRPr="005438B9">
        <w:rPr>
          <w:b/>
          <w:bCs/>
          <w:i/>
          <w:iCs/>
        </w:rPr>
        <w:t xml:space="preserve"> </w:t>
      </w:r>
      <w:r w:rsidR="005438B9" w:rsidRPr="00060996">
        <w:rPr>
          <w:b/>
          <w:bCs/>
          <w:i/>
          <w:iCs/>
        </w:rPr>
        <w:t>(SRS_REQ_10</w:t>
      </w:r>
      <w:r w:rsidR="004B26C5">
        <w:rPr>
          <w:b/>
          <w:bCs/>
          <w:i/>
          <w:iCs/>
        </w:rPr>
        <w:t>5</w:t>
      </w:r>
      <w:r w:rsidR="005438B9" w:rsidRPr="00060996">
        <w:rPr>
          <w:b/>
          <w:bCs/>
          <w:i/>
          <w:iCs/>
        </w:rPr>
        <w:t>)</w:t>
      </w:r>
    </w:p>
    <w:p w:rsidR="00975840" w:rsidRDefault="00975840" w:rsidP="001A264B">
      <w:pPr>
        <w:numPr>
          <w:ilvl w:val="1"/>
          <w:numId w:val="39"/>
        </w:numPr>
        <w:rPr>
          <w:bCs/>
        </w:rPr>
      </w:pPr>
      <w:r>
        <w:rPr>
          <w:bCs/>
        </w:rPr>
        <w:t>Disable the “</w:t>
      </w:r>
      <w:r w:rsidR="009B7065">
        <w:t>ACTIVATE</w:t>
      </w:r>
      <w:r>
        <w:t xml:space="preserve"> CUSTOMER</w:t>
      </w:r>
      <w:r w:rsidR="003346D3">
        <w:t xml:space="preserve"> INTERFACE</w:t>
      </w:r>
      <w:r>
        <w:t xml:space="preserve"> PANEL</w:t>
      </w:r>
      <w:r w:rsidR="00982A5A">
        <w:rPr>
          <w:bCs/>
        </w:rPr>
        <w:t>”</w:t>
      </w:r>
    </w:p>
    <w:p w:rsidR="00975840" w:rsidRPr="00367A0E" w:rsidRDefault="00E90E6D" w:rsidP="00975840">
      <w:pPr>
        <w:numPr>
          <w:ilvl w:val="0"/>
          <w:numId w:val="39"/>
        </w:numPr>
        <w:rPr>
          <w:bCs/>
        </w:rPr>
      </w:pPr>
      <w:r>
        <w:t xml:space="preserve">The Simulate Control Panel Use Case </w:t>
      </w:r>
      <w:r w:rsidR="00975840">
        <w:t>continues</w:t>
      </w:r>
      <w:r w:rsidR="00832DA2">
        <w:t>.</w:t>
      </w:r>
    </w:p>
    <w:p w:rsidR="00975840" w:rsidRDefault="00975840" w:rsidP="001A264B">
      <w:pPr>
        <w:rPr>
          <w:bCs/>
        </w:rPr>
      </w:pPr>
    </w:p>
    <w:p w:rsidR="00975840" w:rsidRDefault="001027E3" w:rsidP="00B74937">
      <w:pPr>
        <w:pStyle w:val="Heading4"/>
      </w:pPr>
      <w:r>
        <w:t>Post-condition(s)</w:t>
      </w:r>
    </w:p>
    <w:p w:rsidR="009B7065" w:rsidRPr="009B7065" w:rsidRDefault="009B7065" w:rsidP="009B7065"/>
    <w:p w:rsidR="00975840" w:rsidRDefault="007B4BA4" w:rsidP="007B4BA4">
      <w:pPr>
        <w:numPr>
          <w:ilvl w:val="0"/>
          <w:numId w:val="42"/>
        </w:numPr>
      </w:pPr>
      <w:r w:rsidRPr="007B4BA4">
        <w:t>The selected button shall activate and start simulation accordingly.</w:t>
      </w:r>
    </w:p>
    <w:p w:rsidR="00975840" w:rsidRDefault="00975840" w:rsidP="009B7065"/>
    <w:p w:rsidR="00975840" w:rsidRDefault="00975840" w:rsidP="00975840">
      <w:pPr>
        <w:pStyle w:val="Heading4"/>
      </w:pPr>
      <w:r>
        <w:t>Rule(s) and Constraint(s)</w:t>
      </w:r>
    </w:p>
    <w:p w:rsidR="00975840" w:rsidRDefault="00B74937" w:rsidP="009D06A4">
      <w:pPr>
        <w:numPr>
          <w:ilvl w:val="0"/>
          <w:numId w:val="43"/>
        </w:numPr>
        <w:ind w:left="360" w:hanging="360"/>
      </w:pPr>
      <w:r>
        <w:t>Only s</w:t>
      </w:r>
      <w:r w:rsidR="001D066F">
        <w:t>imulator or</w:t>
      </w:r>
      <w:r w:rsidR="00975840">
        <w:t xml:space="preserve"> </w:t>
      </w:r>
      <w:r>
        <w:t>c</w:t>
      </w:r>
      <w:r w:rsidR="00975840">
        <w:t xml:space="preserve">ustomer or </w:t>
      </w:r>
      <w:r w:rsidR="001A264B">
        <w:t>m</w:t>
      </w:r>
      <w:r w:rsidR="00633AD0">
        <w:t xml:space="preserve">aintainer </w:t>
      </w:r>
      <w:r>
        <w:t xml:space="preserve">can </w:t>
      </w:r>
      <w:r w:rsidR="00633AD0">
        <w:t>use</w:t>
      </w:r>
      <w:r w:rsidR="00975840">
        <w:t xml:space="preserve"> the </w:t>
      </w:r>
      <w:r w:rsidR="009D06A4">
        <w:t>VM</w:t>
      </w:r>
      <w:r w:rsidR="00975840">
        <w:t xml:space="preserve"> once at </w:t>
      </w:r>
      <w:r w:rsidR="001D066F">
        <w:t>the same</w:t>
      </w:r>
      <w:r w:rsidR="00975840">
        <w:t xml:space="preserve"> time.</w:t>
      </w:r>
    </w:p>
    <w:p w:rsidR="00975840" w:rsidRDefault="00975840" w:rsidP="00975840">
      <w:pPr>
        <w:pStyle w:val="Heading4"/>
      </w:pPr>
      <w:r>
        <w:t>GUI</w:t>
      </w:r>
    </w:p>
    <w:p w:rsidR="00B1421C" w:rsidRDefault="00B1421C" w:rsidP="00B1421C"/>
    <w:p w:rsidR="00042CEE" w:rsidRDefault="00042CEE" w:rsidP="00B1421C"/>
    <w:p w:rsidR="00B1421C" w:rsidRDefault="00DA27BB" w:rsidP="00B1421C">
      <w:pPr>
        <w:jc w:val="center"/>
      </w:pPr>
      <w:r>
        <w:rPr>
          <w:noProof/>
        </w:rPr>
        <w:drawing>
          <wp:inline distT="0" distB="0" distL="0" distR="0">
            <wp:extent cx="4097655" cy="4761865"/>
            <wp:effectExtent l="0" t="0" r="0" b="635"/>
            <wp:docPr id="9" name="Picture 9" descr="D:\Google Drive\MNP1103 - Software Requirements and Design\Pouya\UI\OS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Google Drive\MNP1103 - Software Requirements and Design\Pouya\UI\OSC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655" cy="4761865"/>
                    </a:xfrm>
                    <a:prstGeom prst="rect">
                      <a:avLst/>
                    </a:prstGeom>
                    <a:noFill/>
                    <a:ln>
                      <a:noFill/>
                    </a:ln>
                  </pic:spPr>
                </pic:pic>
              </a:graphicData>
            </a:graphic>
          </wp:inline>
        </w:drawing>
      </w:r>
    </w:p>
    <w:p w:rsidR="00B1421C" w:rsidRDefault="00B1421C" w:rsidP="00B1421C"/>
    <w:p w:rsidR="00042CEE" w:rsidRPr="00B1421C" w:rsidRDefault="00042CEE" w:rsidP="00B1421C"/>
    <w:p w:rsidR="00B1421C" w:rsidRPr="00B1421C" w:rsidRDefault="00B1421C" w:rsidP="00B1421C">
      <w:pPr>
        <w:pStyle w:val="Heading4"/>
      </w:pPr>
      <w:r>
        <w:t>Notes</w:t>
      </w:r>
    </w:p>
    <w:p w:rsidR="00975840" w:rsidRDefault="00975840" w:rsidP="00975840"/>
    <w:p w:rsidR="00387A56" w:rsidRDefault="00975840" w:rsidP="003E064F">
      <w:pPr>
        <w:pStyle w:val="Heading3"/>
        <w:rPr>
          <w:noProof/>
        </w:rPr>
      </w:pPr>
      <w:r>
        <w:br w:type="page"/>
      </w:r>
      <w:bookmarkStart w:id="62" w:name="_Toc370719513"/>
      <w:bookmarkStart w:id="63" w:name="_Toc371545697"/>
      <w:r w:rsidR="00011D52">
        <w:rPr>
          <w:noProof/>
        </w:rPr>
        <w:t>Buy Drinks</w:t>
      </w:r>
      <w:r w:rsidR="003E064F">
        <w:t xml:space="preserve"> Use Case</w:t>
      </w:r>
      <w:r w:rsidR="00387A56">
        <w:rPr>
          <w:noProof/>
        </w:rPr>
        <w:t xml:space="preserve"> </w:t>
      </w:r>
      <w:r w:rsidR="00387A56" w:rsidRPr="00975840">
        <w:rPr>
          <w:i/>
          <w:iCs/>
          <w:noProof/>
        </w:rPr>
        <w:t>(SRS_REQ_</w:t>
      </w:r>
      <w:r w:rsidR="00832DA2">
        <w:rPr>
          <w:i/>
          <w:iCs/>
          <w:noProof/>
        </w:rPr>
        <w:t>2</w:t>
      </w:r>
      <w:r w:rsidR="00387A56" w:rsidRPr="00975840">
        <w:rPr>
          <w:i/>
          <w:iCs/>
          <w:noProof/>
        </w:rPr>
        <w:t>00)</w:t>
      </w:r>
      <w:bookmarkEnd w:id="62"/>
      <w:bookmarkEnd w:id="63"/>
    </w:p>
    <w:p w:rsidR="00011D52" w:rsidRDefault="00011D52"/>
    <w:p w:rsidR="000C1219" w:rsidRDefault="000C1219"/>
    <w:p w:rsidR="000C1219" w:rsidRDefault="000C76E1" w:rsidP="000C1219">
      <w:pPr>
        <w:jc w:val="center"/>
      </w:pPr>
      <w:r>
        <w:pict w14:anchorId="5E54CED5">
          <v:shape id="_x0000_i1027" type="#_x0000_t75" style="width:276.2pt;height:112.3pt">
            <v:imagedata r:id="rId22" o:title=""/>
          </v:shape>
        </w:pict>
      </w:r>
    </w:p>
    <w:p w:rsidR="000C1219" w:rsidRDefault="000C1219"/>
    <w:p w:rsidR="000C1219" w:rsidRDefault="000C1219"/>
    <w:p w:rsidR="00011D52" w:rsidRDefault="00975840" w:rsidP="005E035B">
      <w:pPr>
        <w:pStyle w:val="Caption"/>
      </w:pPr>
      <w:bookmarkStart w:id="64" w:name="_Toc371545718"/>
      <w:r>
        <w:t xml:space="preserve">Figure </w:t>
      </w:r>
      <w:fldSimple w:instr=" SEQ Figure \* ARABIC ">
        <w:r w:rsidR="00BC06A7">
          <w:rPr>
            <w:noProof/>
          </w:rPr>
          <w:t>4</w:t>
        </w:r>
      </w:fldSimple>
      <w:r w:rsidR="005E035B">
        <w:t xml:space="preserve"> : Buy Drinks Use Case</w:t>
      </w:r>
      <w:bookmarkEnd w:id="64"/>
    </w:p>
    <w:p w:rsidR="00387A56" w:rsidRDefault="00387A56" w:rsidP="00EA7D5E">
      <w:pPr>
        <w:pStyle w:val="Heading4"/>
      </w:pPr>
      <w:r>
        <w:t>Brief Description</w:t>
      </w:r>
    </w:p>
    <w:p w:rsidR="00387A56" w:rsidRDefault="00387A56"/>
    <w:p w:rsidR="00011D52" w:rsidRPr="00944974" w:rsidRDefault="00633AD0" w:rsidP="009B7065">
      <w:pPr>
        <w:rPr>
          <w:rFonts w:cs="Verdana"/>
        </w:rPr>
      </w:pPr>
      <w:r>
        <w:rPr>
          <w:rFonts w:cs="Verdana"/>
        </w:rPr>
        <w:t>The Buy Drinks Use Case</w:t>
      </w:r>
      <w:r w:rsidR="00011D52" w:rsidRPr="00944974">
        <w:rPr>
          <w:rFonts w:cs="Verdana"/>
        </w:rPr>
        <w:t xml:space="preserve"> provides the capability </w:t>
      </w:r>
      <w:r w:rsidR="009B7065" w:rsidRPr="00944974">
        <w:rPr>
          <w:rFonts w:cs="Verdana"/>
        </w:rPr>
        <w:t xml:space="preserve">to buy drinks </w:t>
      </w:r>
      <w:r w:rsidR="00011D52" w:rsidRPr="00944974">
        <w:rPr>
          <w:rFonts w:cs="Verdana"/>
        </w:rPr>
        <w:t>for the customer</w:t>
      </w:r>
      <w:r w:rsidR="00310C31">
        <w:rPr>
          <w:rFonts w:cs="Verdana"/>
        </w:rPr>
        <w:t>.</w:t>
      </w:r>
    </w:p>
    <w:p w:rsidR="00011D52" w:rsidRPr="00944974" w:rsidRDefault="00011D52">
      <w:pPr>
        <w:rPr>
          <w:rFonts w:cs="Tahoma"/>
        </w:rPr>
      </w:pPr>
    </w:p>
    <w:p w:rsidR="00387A56" w:rsidRPr="00944974" w:rsidRDefault="00387A56" w:rsidP="00EA7D5E">
      <w:pPr>
        <w:pStyle w:val="Heading4"/>
      </w:pPr>
      <w:r w:rsidRPr="00944974">
        <w:t>Characteristic of Activation</w:t>
      </w:r>
    </w:p>
    <w:p w:rsidR="00387A56" w:rsidRPr="00944974" w:rsidRDefault="00387A56"/>
    <w:p w:rsidR="00387A56" w:rsidRPr="00944974" w:rsidRDefault="00E90E6D" w:rsidP="00E90E6D">
      <w:pPr>
        <w:rPr>
          <w:rFonts w:cs="Verdana"/>
        </w:rPr>
      </w:pPr>
      <w:r>
        <w:t>The Buy Drinks Use Case</w:t>
      </w:r>
      <w:r w:rsidR="009B7065">
        <w:rPr>
          <w:rFonts w:cs="Verdana"/>
        </w:rPr>
        <w:t xml:space="preserve"> </w:t>
      </w:r>
      <w:r w:rsidR="00234E5B">
        <w:rPr>
          <w:rFonts w:cs="Verdana"/>
        </w:rPr>
        <w:t>is initiated</w:t>
      </w:r>
      <w:r w:rsidR="00971FD7" w:rsidRPr="00944974">
        <w:rPr>
          <w:rFonts w:cs="Verdana"/>
        </w:rPr>
        <w:t xml:space="preserve"> by </w:t>
      </w:r>
      <w:r w:rsidR="00234E5B">
        <w:rPr>
          <w:rFonts w:cs="Verdana"/>
        </w:rPr>
        <w:t xml:space="preserve">the </w:t>
      </w:r>
      <w:r w:rsidR="00971FD7" w:rsidRPr="00944974">
        <w:rPr>
          <w:rFonts w:cs="Verdana"/>
        </w:rPr>
        <w:t>customer.</w:t>
      </w:r>
    </w:p>
    <w:p w:rsidR="00387A56" w:rsidRPr="00944974" w:rsidRDefault="00387A56"/>
    <w:p w:rsidR="00387A56" w:rsidRPr="00944974" w:rsidRDefault="00387A56" w:rsidP="00EA7D5E">
      <w:pPr>
        <w:pStyle w:val="Heading4"/>
      </w:pPr>
      <w:commentRangeStart w:id="65"/>
      <w:r w:rsidRPr="00944974">
        <w:t>Pre-Condition</w:t>
      </w:r>
      <w:commentRangeEnd w:id="65"/>
      <w:r w:rsidR="00E90E6D">
        <w:rPr>
          <w:rStyle w:val="CommentReference"/>
          <w:b w:val="0"/>
        </w:rPr>
        <w:commentReference w:id="65"/>
      </w:r>
    </w:p>
    <w:p w:rsidR="00387A56" w:rsidRDefault="00387A56"/>
    <w:p w:rsidR="00874BE7" w:rsidRDefault="00874BE7" w:rsidP="00874BE7">
      <w:pPr>
        <w:numPr>
          <w:ilvl w:val="0"/>
          <w:numId w:val="7"/>
        </w:numPr>
        <w:ind w:left="450" w:hanging="450"/>
        <w:rPr>
          <w:rFonts w:cs="Verdana"/>
        </w:rPr>
      </w:pPr>
      <w:r>
        <w:rPr>
          <w:rFonts w:cs="Verdana"/>
        </w:rPr>
        <w:t>The machine should not be under</w:t>
      </w:r>
      <w:r w:rsidR="00234E5B">
        <w:rPr>
          <w:rFonts w:cs="Verdana"/>
        </w:rPr>
        <w:t xml:space="preserve"> the</w:t>
      </w:r>
      <w:r>
        <w:rPr>
          <w:rFonts w:cs="Verdana"/>
        </w:rPr>
        <w:t xml:space="preserve"> maintenance</w:t>
      </w:r>
      <w:r w:rsidR="009B7065">
        <w:rPr>
          <w:rFonts w:cs="Verdana"/>
        </w:rPr>
        <w:t>.</w:t>
      </w:r>
    </w:p>
    <w:p w:rsidR="00387A56" w:rsidRDefault="00387A56"/>
    <w:p w:rsidR="00387A56" w:rsidRDefault="00387A56" w:rsidP="00EA7D5E">
      <w:pPr>
        <w:pStyle w:val="Heading4"/>
      </w:pPr>
      <w:r>
        <w:t>Description</w:t>
      </w:r>
    </w:p>
    <w:p w:rsidR="00387A56" w:rsidRDefault="00057593">
      <w:pPr>
        <w:pStyle w:val="Heading5"/>
      </w:pPr>
      <w:r>
        <w:t xml:space="preserve"> </w:t>
      </w:r>
      <w:r w:rsidR="00387A56">
        <w:t>Basic Flow</w:t>
      </w:r>
    </w:p>
    <w:p w:rsidR="00832DA2" w:rsidRPr="00832DA2" w:rsidRDefault="00832DA2" w:rsidP="00832DA2"/>
    <w:p w:rsidR="009B7065" w:rsidRDefault="00E90E6D" w:rsidP="000B6BC3">
      <w:pPr>
        <w:numPr>
          <w:ilvl w:val="0"/>
          <w:numId w:val="8"/>
        </w:numPr>
        <w:ind w:left="450" w:hanging="450"/>
        <w:rPr>
          <w:rFonts w:cs="Verdana"/>
        </w:rPr>
      </w:pPr>
      <w:r>
        <w:t>The Buy Drinks Use Case</w:t>
      </w:r>
      <w:r>
        <w:rPr>
          <w:rFonts w:cs="Verdana"/>
        </w:rPr>
        <w:t xml:space="preserve"> </w:t>
      </w:r>
      <w:r w:rsidR="0031710B" w:rsidRPr="00B40B30">
        <w:rPr>
          <w:rFonts w:cs="Verdana"/>
        </w:rPr>
        <w:t>begins wh</w:t>
      </w:r>
      <w:r w:rsidR="009B7065">
        <w:rPr>
          <w:rFonts w:cs="Verdana"/>
        </w:rPr>
        <w:t>en the customer selects a drink</w:t>
      </w:r>
      <w:r w:rsidR="0031710B" w:rsidRPr="00B40B30">
        <w:rPr>
          <w:rFonts w:cs="Verdana"/>
        </w:rPr>
        <w:t xml:space="preserve"> brand</w:t>
      </w:r>
      <w:r w:rsidR="00A93D00" w:rsidRPr="00B40B30">
        <w:rPr>
          <w:rFonts w:cs="Verdana"/>
        </w:rPr>
        <w:t>.</w:t>
      </w:r>
      <w:r w:rsidR="000B6BC3">
        <w:rPr>
          <w:rFonts w:cs="Verdana"/>
        </w:rPr>
        <w:t xml:space="preserve"> </w:t>
      </w:r>
      <w:r w:rsidR="000B6BC3" w:rsidRPr="00060996">
        <w:rPr>
          <w:b/>
          <w:bCs/>
          <w:i/>
          <w:iCs/>
        </w:rPr>
        <w:t>(SRS_REQ_</w:t>
      </w:r>
      <w:r w:rsidR="000B6BC3">
        <w:rPr>
          <w:b/>
          <w:bCs/>
          <w:i/>
          <w:iCs/>
        </w:rPr>
        <w:t>2</w:t>
      </w:r>
      <w:r w:rsidR="000B6BC3" w:rsidRPr="00060996">
        <w:rPr>
          <w:b/>
          <w:bCs/>
          <w:i/>
          <w:iCs/>
        </w:rPr>
        <w:t>0</w:t>
      </w:r>
      <w:r w:rsidR="00BB2F60">
        <w:rPr>
          <w:b/>
          <w:bCs/>
          <w:i/>
          <w:iCs/>
        </w:rPr>
        <w:t>1</w:t>
      </w:r>
      <w:r w:rsidR="000B6BC3" w:rsidRPr="00060996">
        <w:rPr>
          <w:b/>
          <w:bCs/>
          <w:i/>
          <w:iCs/>
        </w:rPr>
        <w:t>)</w:t>
      </w:r>
    </w:p>
    <w:p w:rsidR="00387A56" w:rsidRPr="00B40B30" w:rsidRDefault="00A93D00" w:rsidP="000B6BC3">
      <w:pPr>
        <w:ind w:firstLine="720"/>
        <w:rPr>
          <w:rFonts w:cs="Verdana"/>
        </w:rPr>
      </w:pPr>
      <w:r w:rsidRPr="00B40B30">
        <w:rPr>
          <w:rFonts w:cs="Verdana"/>
        </w:rPr>
        <w:t xml:space="preserve"> </w:t>
      </w:r>
      <w:r w:rsidR="009B7065">
        <w:rPr>
          <w:rFonts w:cs="Verdana"/>
          <w:b/>
          <w:bCs/>
        </w:rPr>
        <w:t xml:space="preserve">[A1] - </w:t>
      </w:r>
      <w:r w:rsidRPr="00B40B30">
        <w:rPr>
          <w:rFonts w:cs="Verdana"/>
          <w:b/>
          <w:bCs/>
        </w:rPr>
        <w:t>Terminate Transaction</w:t>
      </w:r>
      <w:r w:rsidR="000B6BC3">
        <w:rPr>
          <w:rFonts w:cs="Verdana"/>
          <w:b/>
          <w:bCs/>
        </w:rPr>
        <w:t xml:space="preserve"> </w:t>
      </w:r>
      <w:r w:rsidR="000B6BC3" w:rsidRPr="00060996">
        <w:rPr>
          <w:b/>
          <w:bCs/>
          <w:i/>
          <w:iCs/>
        </w:rPr>
        <w:t>(SRS_REQ_</w:t>
      </w:r>
      <w:r w:rsidR="000B6BC3">
        <w:rPr>
          <w:b/>
          <w:bCs/>
          <w:i/>
          <w:iCs/>
        </w:rPr>
        <w:t>2</w:t>
      </w:r>
      <w:r w:rsidR="000B6BC3" w:rsidRPr="00060996">
        <w:rPr>
          <w:b/>
          <w:bCs/>
          <w:i/>
          <w:iCs/>
        </w:rPr>
        <w:t>0</w:t>
      </w:r>
      <w:r w:rsidR="00BB2F60">
        <w:rPr>
          <w:b/>
          <w:bCs/>
          <w:i/>
          <w:iCs/>
        </w:rPr>
        <w:t>2</w:t>
      </w:r>
      <w:r w:rsidR="000B6BC3" w:rsidRPr="00060996">
        <w:rPr>
          <w:b/>
          <w:bCs/>
          <w:i/>
          <w:iCs/>
        </w:rPr>
        <w:t>)</w:t>
      </w:r>
    </w:p>
    <w:p w:rsidR="009B7065" w:rsidRDefault="00BA2A6B" w:rsidP="00D41651">
      <w:pPr>
        <w:numPr>
          <w:ilvl w:val="0"/>
          <w:numId w:val="8"/>
        </w:numPr>
        <w:ind w:left="450" w:hanging="450"/>
        <w:rPr>
          <w:rFonts w:cs="Verdana"/>
        </w:rPr>
      </w:pPr>
      <w:r w:rsidRPr="00517D5D">
        <w:rPr>
          <w:rFonts w:cs="Verdana"/>
        </w:rPr>
        <w:t xml:space="preserve">The VMCS </w:t>
      </w:r>
      <w:r w:rsidR="00085006">
        <w:rPr>
          <w:rFonts w:cs="Verdana"/>
        </w:rPr>
        <w:t>will</w:t>
      </w:r>
      <w:r w:rsidRPr="00517D5D">
        <w:rPr>
          <w:rFonts w:cs="Verdana"/>
        </w:rPr>
        <w:t xml:space="preserve"> display and the price</w:t>
      </w:r>
      <w:r w:rsidR="00085006">
        <w:rPr>
          <w:rFonts w:cs="Verdana"/>
        </w:rPr>
        <w:t xml:space="preserve"> to the customer</w:t>
      </w:r>
      <w:r w:rsidR="008A2708">
        <w:rPr>
          <w:rFonts w:cs="Verdana"/>
        </w:rPr>
        <w:t>,</w:t>
      </w:r>
      <w:r w:rsidRPr="00517D5D">
        <w:rPr>
          <w:rFonts w:cs="Verdana"/>
        </w:rPr>
        <w:t xml:space="preserve"> </w:t>
      </w:r>
      <w:r w:rsidR="008A2708">
        <w:rPr>
          <w:rFonts w:cs="Verdana"/>
        </w:rPr>
        <w:t xml:space="preserve">provided that the selected brand was </w:t>
      </w:r>
      <w:r w:rsidR="00C16918">
        <w:rPr>
          <w:rFonts w:cs="Verdana"/>
        </w:rPr>
        <w:t>available.</w:t>
      </w:r>
      <w:r w:rsidR="00CA7D74" w:rsidRPr="001A264B">
        <w:rPr>
          <w:b/>
        </w:rPr>
        <w:t xml:space="preserve"> </w:t>
      </w:r>
      <w:r w:rsidR="00CA7D74" w:rsidRPr="00060996">
        <w:rPr>
          <w:b/>
          <w:bCs/>
          <w:i/>
          <w:iCs/>
        </w:rPr>
        <w:t>(SRS_REQ_</w:t>
      </w:r>
      <w:r w:rsidR="00CA7D74">
        <w:rPr>
          <w:b/>
          <w:bCs/>
          <w:i/>
          <w:iCs/>
        </w:rPr>
        <w:t>2</w:t>
      </w:r>
      <w:r w:rsidR="00CA7D74" w:rsidRPr="00060996">
        <w:rPr>
          <w:b/>
          <w:bCs/>
          <w:i/>
          <w:iCs/>
        </w:rPr>
        <w:t>0</w:t>
      </w:r>
      <w:r w:rsidR="00CA7D74">
        <w:rPr>
          <w:b/>
          <w:bCs/>
          <w:i/>
          <w:iCs/>
        </w:rPr>
        <w:t>4</w:t>
      </w:r>
      <w:r w:rsidR="00CA7D74" w:rsidRPr="00060996">
        <w:rPr>
          <w:b/>
          <w:bCs/>
          <w:i/>
          <w:iCs/>
        </w:rPr>
        <w:t>)</w:t>
      </w:r>
      <w:r w:rsidR="006F49C6">
        <w:rPr>
          <w:b/>
          <w:bCs/>
          <w:i/>
          <w:i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5</w:t>
      </w:r>
      <w:r w:rsidR="006F49C6" w:rsidRPr="00060996">
        <w:rPr>
          <w:b/>
          <w:bCs/>
          <w:i/>
          <w:iCs/>
        </w:rPr>
        <w:t>)</w:t>
      </w:r>
    </w:p>
    <w:p w:rsidR="0031710B" w:rsidRPr="00517D5D" w:rsidRDefault="009B7065" w:rsidP="009B7065">
      <w:pPr>
        <w:ind w:left="450" w:firstLine="270"/>
        <w:rPr>
          <w:rFonts w:cs="Verdana"/>
        </w:rPr>
      </w:pPr>
      <w:r>
        <w:rPr>
          <w:rFonts w:cs="Verdana"/>
          <w:b/>
          <w:bCs/>
        </w:rPr>
        <w:t xml:space="preserve">[E1] - </w:t>
      </w:r>
      <w:r w:rsidR="00BA2A6B" w:rsidRPr="00517D5D">
        <w:rPr>
          <w:rFonts w:cs="Verdana"/>
          <w:b/>
          <w:bCs/>
        </w:rPr>
        <w:t>Brand Not Available</w:t>
      </w:r>
    </w:p>
    <w:p w:rsidR="009B7065" w:rsidRDefault="00A93D00" w:rsidP="009D06A4">
      <w:pPr>
        <w:numPr>
          <w:ilvl w:val="0"/>
          <w:numId w:val="8"/>
        </w:numPr>
        <w:ind w:left="450" w:hanging="450"/>
        <w:rPr>
          <w:rFonts w:cs="Verdana"/>
        </w:rPr>
      </w:pPr>
      <w:r w:rsidRPr="00517D5D">
        <w:rPr>
          <w:rFonts w:cs="Verdana"/>
        </w:rPr>
        <w:t xml:space="preserve">The customer will insert the </w:t>
      </w:r>
      <w:r w:rsidR="00874BE7" w:rsidRPr="00517D5D">
        <w:rPr>
          <w:rFonts w:cs="Verdana"/>
        </w:rPr>
        <w:t>money</w:t>
      </w:r>
      <w:r w:rsidR="00BB2F60">
        <w:rPr>
          <w:rFonts w:cs="Verdana"/>
        </w:rPr>
        <w:t xml:space="preserve"> and </w:t>
      </w:r>
      <w:r w:rsidR="009D06A4">
        <w:rPr>
          <w:rFonts w:cs="Verdana"/>
        </w:rPr>
        <w:t xml:space="preserve">VM </w:t>
      </w:r>
      <w:r w:rsidR="008F7849">
        <w:rPr>
          <w:rFonts w:cs="Verdana"/>
        </w:rPr>
        <w:t>receives</w:t>
      </w:r>
      <w:r w:rsidR="00BB2F60">
        <w:rPr>
          <w:rFonts w:cs="Verdana"/>
        </w:rPr>
        <w:t xml:space="preserve"> the money.</w:t>
      </w:r>
      <w:r w:rsidR="00BB2F60">
        <w:rPr>
          <w:rFonts w:cs="Verdana"/>
          <w:b/>
          <w:bCs/>
        </w:rPr>
        <w:t xml:space="preserve"> </w:t>
      </w:r>
      <w:r w:rsidR="00BB2F60" w:rsidRPr="00060996">
        <w:rPr>
          <w:b/>
          <w:bCs/>
          <w:i/>
          <w:iCs/>
        </w:rPr>
        <w:t>(SRS_REQ_</w:t>
      </w:r>
      <w:r w:rsidR="00BB2F60">
        <w:rPr>
          <w:b/>
          <w:bCs/>
          <w:i/>
          <w:iCs/>
        </w:rPr>
        <w:t>2</w:t>
      </w:r>
      <w:r w:rsidR="00BB2F60" w:rsidRPr="00060996">
        <w:rPr>
          <w:b/>
          <w:bCs/>
          <w:i/>
          <w:iCs/>
        </w:rPr>
        <w:t>0</w:t>
      </w:r>
      <w:r w:rsidR="00BB2F60">
        <w:rPr>
          <w:b/>
          <w:bCs/>
          <w:i/>
          <w:iCs/>
        </w:rPr>
        <w:t>3</w:t>
      </w:r>
      <w:r w:rsidR="00BB2F60" w:rsidRPr="00060996">
        <w:rPr>
          <w:b/>
          <w:bCs/>
          <w:i/>
          <w:iCs/>
        </w:rPr>
        <w:t>)</w:t>
      </w:r>
    </w:p>
    <w:p w:rsidR="00BA2A6B" w:rsidRPr="00517D5D" w:rsidRDefault="00A93D00" w:rsidP="009B7065">
      <w:pPr>
        <w:ind w:left="450" w:firstLine="270"/>
        <w:rPr>
          <w:rFonts w:cs="Verdana"/>
        </w:rPr>
      </w:pPr>
      <w:r w:rsidRPr="00517D5D">
        <w:rPr>
          <w:rFonts w:cs="Verdana"/>
          <w:b/>
          <w:bCs/>
        </w:rPr>
        <w:t>[A1]</w:t>
      </w:r>
      <w:r w:rsidR="009B7065">
        <w:rPr>
          <w:rFonts w:cs="Verdana"/>
          <w:b/>
          <w:bCs/>
        </w:rPr>
        <w:t xml:space="preserve"> - </w:t>
      </w:r>
      <w:r w:rsidRPr="00517D5D">
        <w:rPr>
          <w:rFonts w:cs="Verdana"/>
          <w:b/>
          <w:bCs/>
        </w:rPr>
        <w:t>Terminate Transaction</w:t>
      </w:r>
    </w:p>
    <w:p w:rsidR="009B7065" w:rsidRPr="009B7065" w:rsidRDefault="00BC748E" w:rsidP="008A2708">
      <w:pPr>
        <w:numPr>
          <w:ilvl w:val="0"/>
          <w:numId w:val="8"/>
        </w:numPr>
        <w:ind w:left="450" w:hanging="450"/>
        <w:rPr>
          <w:rFonts w:cs="Verdana"/>
        </w:rPr>
      </w:pPr>
      <w:r w:rsidRPr="00B40B30">
        <w:rPr>
          <w:rFonts w:cs="Verdana"/>
          <w:bCs/>
        </w:rPr>
        <w:t>The VMCS</w:t>
      </w:r>
      <w:r w:rsidR="008A2708">
        <w:rPr>
          <w:rFonts w:cs="Verdana"/>
          <w:bCs/>
        </w:rPr>
        <w:t xml:space="preserve"> will</w:t>
      </w:r>
      <w:r w:rsidRPr="00B40B30">
        <w:rPr>
          <w:rFonts w:cs="Verdana"/>
          <w:bCs/>
        </w:rPr>
        <w:t xml:space="preserve"> validate</w:t>
      </w:r>
      <w:r w:rsidR="008A2708">
        <w:rPr>
          <w:rFonts w:cs="Verdana"/>
          <w:bCs/>
        </w:rPr>
        <w:t xml:space="preserve"> inserted </w:t>
      </w:r>
      <w:r w:rsidR="0088035C" w:rsidRPr="00B40B30">
        <w:rPr>
          <w:rFonts w:cs="Verdana"/>
          <w:bCs/>
        </w:rPr>
        <w:t>money</w:t>
      </w:r>
      <w:r w:rsidRPr="00B40B30">
        <w:rPr>
          <w:rFonts w:cs="Verdana"/>
          <w:bCs/>
        </w:rPr>
        <w:t>.</w:t>
      </w:r>
      <w:r w:rsidR="006F49C6">
        <w:rPr>
          <w:rFonts w:cs="Verdana"/>
          <w:b/>
          <w:b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8</w:t>
      </w:r>
      <w:r w:rsidR="006F49C6" w:rsidRPr="00060996">
        <w:rPr>
          <w:b/>
          <w:bCs/>
          <w:i/>
          <w:iCs/>
        </w:rPr>
        <w:t>)</w:t>
      </w:r>
    </w:p>
    <w:p w:rsidR="00BC748E" w:rsidRPr="00B40B30" w:rsidRDefault="00BC748E" w:rsidP="009B7065">
      <w:pPr>
        <w:ind w:left="450" w:firstLine="270"/>
        <w:rPr>
          <w:rFonts w:cs="Verdana"/>
        </w:rPr>
      </w:pPr>
      <w:r w:rsidRPr="00B40B30">
        <w:rPr>
          <w:rFonts w:cs="Verdana"/>
          <w:b/>
          <w:bCs/>
        </w:rPr>
        <w:t>[E2]</w:t>
      </w:r>
      <w:r w:rsidR="009B7065">
        <w:rPr>
          <w:rFonts w:cs="Verdana"/>
          <w:b/>
          <w:bCs/>
        </w:rPr>
        <w:t xml:space="preserve"> - </w:t>
      </w:r>
      <w:r w:rsidR="00E9180B" w:rsidRPr="00B40B30">
        <w:rPr>
          <w:rFonts w:cs="Verdana"/>
          <w:b/>
          <w:bCs/>
        </w:rPr>
        <w:t>Invalid money</w:t>
      </w:r>
    </w:p>
    <w:p w:rsidR="009B7065" w:rsidRDefault="006750FA" w:rsidP="001B1C5F">
      <w:pPr>
        <w:numPr>
          <w:ilvl w:val="0"/>
          <w:numId w:val="8"/>
        </w:numPr>
        <w:ind w:left="450" w:hanging="450"/>
        <w:rPr>
          <w:rFonts w:cs="Verdana"/>
          <w:bCs/>
        </w:rPr>
      </w:pPr>
      <w:r w:rsidRPr="00B40B30">
        <w:rPr>
          <w:rFonts w:cs="Verdana"/>
          <w:bCs/>
        </w:rPr>
        <w:t xml:space="preserve">The VMCS </w:t>
      </w:r>
      <w:r w:rsidR="001B1C5F">
        <w:rPr>
          <w:rFonts w:cs="Verdana"/>
          <w:bCs/>
        </w:rPr>
        <w:t xml:space="preserve">monitors and </w:t>
      </w:r>
      <w:r w:rsidRPr="00B40B30">
        <w:rPr>
          <w:rFonts w:cs="Verdana"/>
          <w:bCs/>
        </w:rPr>
        <w:t xml:space="preserve">calculates the </w:t>
      </w:r>
      <w:r w:rsidR="008A2708">
        <w:rPr>
          <w:rFonts w:cs="Verdana"/>
          <w:bCs/>
        </w:rPr>
        <w:t>ac</w:t>
      </w:r>
      <w:r w:rsidRPr="00B40B30">
        <w:rPr>
          <w:rFonts w:cs="Verdana"/>
          <w:bCs/>
        </w:rPr>
        <w:t xml:space="preserve">cumulative amount of money inserted by the customer, and displays the </w:t>
      </w:r>
      <w:r w:rsidR="008A2708">
        <w:rPr>
          <w:rFonts w:cs="Verdana"/>
          <w:bCs/>
        </w:rPr>
        <w:t>ac</w:t>
      </w:r>
      <w:r w:rsidR="00C472D7">
        <w:rPr>
          <w:rFonts w:cs="Verdana"/>
          <w:bCs/>
        </w:rPr>
        <w:t>cumulated amount</w:t>
      </w:r>
      <w:r w:rsidR="00085006">
        <w:rPr>
          <w:rFonts w:cs="Verdana"/>
          <w:bCs/>
        </w:rPr>
        <w:t xml:space="preserve"> to the customer</w:t>
      </w:r>
      <w:r w:rsidR="00C472D7">
        <w:rPr>
          <w:rFonts w:cs="Verdana"/>
          <w:bCs/>
        </w:rPr>
        <w:t>.</w:t>
      </w:r>
      <w:r w:rsidR="006F49C6">
        <w:rPr>
          <w:rFonts w:cs="Verdana"/>
          <w:b/>
          <w:b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6</w:t>
      </w:r>
      <w:r w:rsidR="006F49C6" w:rsidRPr="00060996">
        <w:rPr>
          <w:b/>
          <w:bCs/>
          <w:i/>
          <w:iCs/>
        </w:rPr>
        <w:t>)</w:t>
      </w:r>
      <w:r w:rsidR="00A812B1">
        <w:rPr>
          <w:b/>
          <w:bCs/>
          <w:i/>
          <w:iCs/>
        </w:rPr>
        <w:t>,</w:t>
      </w:r>
      <w:r w:rsidR="00A812B1">
        <w:rPr>
          <w:rFonts w:cs="Verdana"/>
          <w:b/>
          <w:bCs/>
        </w:rPr>
        <w:t xml:space="preserve"> </w:t>
      </w:r>
      <w:r w:rsidR="00A812B1" w:rsidRPr="00060996">
        <w:rPr>
          <w:b/>
          <w:bCs/>
          <w:i/>
          <w:iCs/>
        </w:rPr>
        <w:t>(SRS_REQ_</w:t>
      </w:r>
      <w:r w:rsidR="00A812B1">
        <w:rPr>
          <w:b/>
          <w:bCs/>
          <w:i/>
          <w:iCs/>
        </w:rPr>
        <w:t>2</w:t>
      </w:r>
      <w:r w:rsidR="00A812B1" w:rsidRPr="00060996">
        <w:rPr>
          <w:b/>
          <w:bCs/>
          <w:i/>
          <w:iCs/>
        </w:rPr>
        <w:t>0</w:t>
      </w:r>
      <w:r w:rsidR="00A812B1">
        <w:rPr>
          <w:b/>
          <w:bCs/>
          <w:i/>
          <w:iCs/>
        </w:rPr>
        <w:t>9</w:t>
      </w:r>
      <w:r w:rsidR="00A812B1" w:rsidRPr="00060996">
        <w:rPr>
          <w:b/>
          <w:bCs/>
          <w:i/>
          <w:iCs/>
        </w:rPr>
        <w:t>)</w:t>
      </w:r>
      <w:r w:rsidR="001B1C5F">
        <w:rPr>
          <w:b/>
          <w:bCs/>
          <w:i/>
          <w:iCs/>
        </w:rPr>
        <w:t>,</w:t>
      </w:r>
      <w:r w:rsidR="001B1C5F">
        <w:rPr>
          <w:rFonts w:cs="Verdana"/>
          <w:b/>
          <w:bCs/>
        </w:rPr>
        <w:t xml:space="preserve"> </w:t>
      </w:r>
      <w:r w:rsidR="001B1C5F" w:rsidRPr="00060996">
        <w:rPr>
          <w:b/>
          <w:bCs/>
          <w:i/>
          <w:iCs/>
        </w:rPr>
        <w:t>(SRS_REQ_</w:t>
      </w:r>
      <w:r w:rsidR="001B1C5F">
        <w:rPr>
          <w:b/>
          <w:bCs/>
          <w:i/>
          <w:iCs/>
        </w:rPr>
        <w:t>214</w:t>
      </w:r>
      <w:r w:rsidR="001B1C5F" w:rsidRPr="00060996">
        <w:rPr>
          <w:b/>
          <w:bCs/>
          <w:i/>
          <w:iCs/>
        </w:rPr>
        <w:t>)</w:t>
      </w:r>
    </w:p>
    <w:p w:rsidR="00C472D7" w:rsidRDefault="00C472D7" w:rsidP="00C472D7">
      <w:pPr>
        <w:ind w:left="720"/>
        <w:rPr>
          <w:rFonts w:cs="Verdana"/>
          <w:b/>
          <w:bCs/>
        </w:rPr>
      </w:pPr>
      <w:r w:rsidRPr="00B40B30">
        <w:rPr>
          <w:rFonts w:cs="Verdana"/>
          <w:b/>
          <w:bCs/>
        </w:rPr>
        <w:t>[E3]</w:t>
      </w:r>
      <w:r>
        <w:rPr>
          <w:rFonts w:cs="Verdana"/>
          <w:b/>
          <w:bCs/>
        </w:rPr>
        <w:t xml:space="preserve"> - Not enough money</w:t>
      </w:r>
    </w:p>
    <w:p w:rsidR="00C472D7" w:rsidRPr="00B40B30" w:rsidRDefault="00C472D7" w:rsidP="00C472D7">
      <w:pPr>
        <w:ind w:left="720"/>
        <w:rPr>
          <w:rFonts w:cs="Verdana"/>
          <w:bCs/>
        </w:rPr>
      </w:pPr>
      <w:r w:rsidRPr="00B40B30">
        <w:rPr>
          <w:rFonts w:cs="Verdana"/>
          <w:b/>
          <w:bCs/>
        </w:rPr>
        <w:t xml:space="preserve">[A1] </w:t>
      </w:r>
      <w:r>
        <w:rPr>
          <w:rFonts w:cs="Verdana"/>
          <w:b/>
          <w:bCs/>
        </w:rPr>
        <w:t xml:space="preserve">- </w:t>
      </w:r>
      <w:r w:rsidRPr="00B40B30">
        <w:rPr>
          <w:rFonts w:cs="Verdana"/>
          <w:b/>
          <w:bCs/>
        </w:rPr>
        <w:t>Terminate Transaction</w:t>
      </w:r>
    </w:p>
    <w:p w:rsidR="00C472D7" w:rsidRDefault="00C472D7" w:rsidP="003F7C95">
      <w:pPr>
        <w:numPr>
          <w:ilvl w:val="0"/>
          <w:numId w:val="8"/>
        </w:numPr>
        <w:ind w:left="450" w:hanging="450"/>
        <w:rPr>
          <w:rFonts w:cs="Verdana"/>
          <w:bCs/>
        </w:rPr>
      </w:pPr>
      <w:r>
        <w:rPr>
          <w:rFonts w:cs="Verdana"/>
          <w:bCs/>
        </w:rPr>
        <w:t xml:space="preserve">If </w:t>
      </w:r>
      <w:r w:rsidR="007433EF" w:rsidRPr="007433EF">
        <w:rPr>
          <w:rFonts w:cs="Verdana"/>
        </w:rPr>
        <w:t>TOTAL_ACCUMULATED_MONEY &gt;= SELECTED_PRICE</w:t>
      </w:r>
      <w:r>
        <w:rPr>
          <w:rFonts w:cs="Verdana"/>
          <w:bCs/>
        </w:rPr>
        <w:t xml:space="preserve"> the VMCS will disable the money slot.</w:t>
      </w:r>
      <w:r w:rsidR="00CA20F5">
        <w:rPr>
          <w:rFonts w:cs="Verdana"/>
          <w:b/>
          <w:bCs/>
        </w:rPr>
        <w:t xml:space="preserve"> </w:t>
      </w:r>
      <w:r w:rsidR="00CA20F5" w:rsidRPr="00060996">
        <w:rPr>
          <w:b/>
          <w:bCs/>
          <w:i/>
          <w:iCs/>
        </w:rPr>
        <w:t>(SRS_REQ_</w:t>
      </w:r>
      <w:r w:rsidR="00CA20F5">
        <w:rPr>
          <w:b/>
          <w:bCs/>
          <w:i/>
          <w:iCs/>
        </w:rPr>
        <w:t>21</w:t>
      </w:r>
      <w:r w:rsidR="003F7C95">
        <w:rPr>
          <w:b/>
          <w:bCs/>
          <w:i/>
          <w:iCs/>
        </w:rPr>
        <w:t>5</w:t>
      </w:r>
      <w:r w:rsidR="00CA20F5" w:rsidRPr="00060996">
        <w:rPr>
          <w:b/>
          <w:bCs/>
          <w:i/>
          <w:iCs/>
        </w:rPr>
        <w:t>)</w:t>
      </w:r>
      <w:r w:rsidR="003F7C95">
        <w:rPr>
          <w:b/>
          <w:bCs/>
          <w:i/>
          <w:iCs/>
        </w:rPr>
        <w:t>,</w:t>
      </w:r>
      <w:r w:rsidR="003F7C95">
        <w:rPr>
          <w:rFonts w:cs="Verdana"/>
          <w:b/>
          <w:bCs/>
        </w:rPr>
        <w:t xml:space="preserve"> </w:t>
      </w:r>
      <w:r w:rsidR="003F7C95" w:rsidRPr="00060996">
        <w:rPr>
          <w:b/>
          <w:bCs/>
          <w:i/>
          <w:iCs/>
        </w:rPr>
        <w:t>(SRS_REQ_</w:t>
      </w:r>
      <w:r w:rsidR="003F7C95">
        <w:rPr>
          <w:b/>
          <w:bCs/>
          <w:i/>
          <w:iCs/>
        </w:rPr>
        <w:t>216</w:t>
      </w:r>
      <w:r w:rsidR="003F7C95" w:rsidRPr="00060996">
        <w:rPr>
          <w:b/>
          <w:bCs/>
          <w:i/>
          <w:iCs/>
        </w:rPr>
        <w:t>)</w:t>
      </w:r>
    </w:p>
    <w:p w:rsidR="006750FA" w:rsidRDefault="00C472D7" w:rsidP="00C472D7">
      <w:pPr>
        <w:numPr>
          <w:ilvl w:val="0"/>
          <w:numId w:val="8"/>
        </w:numPr>
        <w:ind w:left="450" w:hanging="450"/>
        <w:rPr>
          <w:rFonts w:cs="Verdana"/>
          <w:bCs/>
        </w:rPr>
      </w:pPr>
      <w:r>
        <w:rPr>
          <w:rFonts w:cs="Verdana"/>
          <w:bCs/>
        </w:rPr>
        <w:t>The VMCS dispense</w:t>
      </w:r>
      <w:r w:rsidR="001B1941" w:rsidRPr="00B40B30">
        <w:rPr>
          <w:rFonts w:cs="Verdana"/>
          <w:bCs/>
        </w:rPr>
        <w:t xml:space="preserve"> the selected drink to the customer</w:t>
      </w:r>
      <w:r>
        <w:rPr>
          <w:rFonts w:cs="Verdana"/>
          <w:bCs/>
        </w:rPr>
        <w:t>.</w:t>
      </w:r>
    </w:p>
    <w:p w:rsidR="008A2708" w:rsidRDefault="004429AD" w:rsidP="00954DA8">
      <w:pPr>
        <w:numPr>
          <w:ilvl w:val="0"/>
          <w:numId w:val="8"/>
        </w:numPr>
        <w:ind w:left="450" w:hanging="450"/>
        <w:rPr>
          <w:rFonts w:cs="Verdana"/>
          <w:bCs/>
        </w:rPr>
      </w:pPr>
      <w:r w:rsidRPr="00B40B30">
        <w:rPr>
          <w:rFonts w:cs="Verdana"/>
          <w:bCs/>
        </w:rPr>
        <w:t xml:space="preserve">The VMCS calculate the change and </w:t>
      </w:r>
      <w:r w:rsidR="007A36CE" w:rsidRPr="00B40B30">
        <w:rPr>
          <w:rFonts w:cs="Verdana"/>
          <w:bCs/>
        </w:rPr>
        <w:t>return it to the customer</w:t>
      </w:r>
      <w:r w:rsidR="008A2708">
        <w:rPr>
          <w:rFonts w:cs="Verdana"/>
          <w:bCs/>
        </w:rPr>
        <w:t xml:space="preserve"> if there was any</w:t>
      </w:r>
      <w:r w:rsidR="007A36CE" w:rsidRPr="00B40B30">
        <w:rPr>
          <w:rFonts w:cs="Verdana"/>
          <w:bCs/>
        </w:rPr>
        <w:t>.</w:t>
      </w:r>
      <w:r w:rsidR="00954DA8">
        <w:rPr>
          <w:rFonts w:cs="Verdana"/>
          <w:b/>
          <w:bCs/>
        </w:rPr>
        <w:t xml:space="preserve"> </w:t>
      </w:r>
      <w:r w:rsidR="00954DA8" w:rsidRPr="00060996">
        <w:rPr>
          <w:b/>
          <w:bCs/>
          <w:i/>
          <w:iCs/>
        </w:rPr>
        <w:t>(SRS_REQ_</w:t>
      </w:r>
      <w:r w:rsidR="00954DA8">
        <w:rPr>
          <w:b/>
          <w:bCs/>
          <w:i/>
          <w:iCs/>
        </w:rPr>
        <w:t>213</w:t>
      </w:r>
      <w:r w:rsidR="00954DA8" w:rsidRPr="00060996">
        <w:rPr>
          <w:b/>
          <w:bCs/>
          <w:i/>
          <w:iCs/>
        </w:rPr>
        <w:t>)</w:t>
      </w:r>
    </w:p>
    <w:p w:rsidR="001B1941" w:rsidRDefault="008A2708" w:rsidP="008A2708">
      <w:pPr>
        <w:ind w:left="450" w:firstLine="270"/>
        <w:rPr>
          <w:rFonts w:cs="Verdana"/>
          <w:b/>
        </w:rPr>
      </w:pPr>
      <w:r>
        <w:rPr>
          <w:rFonts w:cs="Verdana"/>
          <w:b/>
        </w:rPr>
        <w:t xml:space="preserve">[E4]- </w:t>
      </w:r>
      <w:r w:rsidR="00E9180B" w:rsidRPr="00B40B30">
        <w:rPr>
          <w:rFonts w:cs="Verdana"/>
          <w:b/>
        </w:rPr>
        <w:t>Insufficient</w:t>
      </w:r>
      <w:r w:rsidR="007A36CE" w:rsidRPr="00B40B30">
        <w:rPr>
          <w:rFonts w:cs="Verdana"/>
          <w:b/>
        </w:rPr>
        <w:t xml:space="preserve"> denomination</w:t>
      </w:r>
    </w:p>
    <w:p w:rsidR="007A36CE" w:rsidRPr="00B40B30" w:rsidRDefault="00E90E6D" w:rsidP="00B74937">
      <w:pPr>
        <w:numPr>
          <w:ilvl w:val="0"/>
          <w:numId w:val="8"/>
        </w:numPr>
        <w:ind w:left="450" w:hanging="450"/>
        <w:rPr>
          <w:rFonts w:cs="Verdana"/>
          <w:bCs/>
        </w:rPr>
      </w:pPr>
      <w:r>
        <w:t>The Buy Drinks Use Case</w:t>
      </w:r>
      <w:r>
        <w:rPr>
          <w:rFonts w:cs="Verdana"/>
        </w:rPr>
        <w:t xml:space="preserve"> </w:t>
      </w:r>
      <w:r w:rsidR="007A36CE" w:rsidRPr="00B40B30">
        <w:rPr>
          <w:rFonts w:cs="Verdana"/>
          <w:bCs/>
        </w:rPr>
        <w:t>ends here.</w:t>
      </w:r>
    </w:p>
    <w:p w:rsidR="00BC748E" w:rsidRPr="00B40B30" w:rsidRDefault="00BC748E" w:rsidP="00C472D7">
      <w:pPr>
        <w:rPr>
          <w:rFonts w:cs="Verdana"/>
          <w:b/>
          <w:bCs/>
        </w:rPr>
      </w:pPr>
    </w:p>
    <w:p w:rsidR="00387A56" w:rsidRDefault="00057593">
      <w:pPr>
        <w:pStyle w:val="Heading5"/>
      </w:pPr>
      <w:r w:rsidRPr="00B40B30">
        <w:t xml:space="preserve"> </w:t>
      </w:r>
      <w:r w:rsidR="00387A56" w:rsidRPr="00B40B30">
        <w:t>Alternative Flow</w:t>
      </w:r>
    </w:p>
    <w:p w:rsidR="00832DA2" w:rsidRPr="00832DA2" w:rsidRDefault="00832DA2" w:rsidP="00832DA2"/>
    <w:p w:rsidR="00387A56" w:rsidRDefault="00A93D00" w:rsidP="00CF5F8B">
      <w:pPr>
        <w:rPr>
          <w:rFonts w:cs="Verdana"/>
          <w:b/>
          <w:bCs/>
        </w:rPr>
      </w:pPr>
      <w:r w:rsidRPr="00B40B30">
        <w:rPr>
          <w:rFonts w:cs="Verdana"/>
          <w:b/>
          <w:bCs/>
        </w:rPr>
        <w:t>[A1</w:t>
      </w:r>
      <w:r w:rsidR="008A2708">
        <w:rPr>
          <w:rFonts w:cs="Verdana"/>
          <w:b/>
          <w:bCs/>
        </w:rPr>
        <w:t xml:space="preserve">] - </w:t>
      </w:r>
      <w:r w:rsidRPr="00B40B30">
        <w:rPr>
          <w:rFonts w:cs="Verdana"/>
          <w:b/>
          <w:bCs/>
        </w:rPr>
        <w:t>Terminate Transaction</w:t>
      </w:r>
      <w:r w:rsidR="00CF5F8B">
        <w:rPr>
          <w:rFonts w:cs="Verdana"/>
          <w:b/>
          <w:bCs/>
        </w:rPr>
        <w:t xml:space="preserve"> </w:t>
      </w:r>
      <w:r w:rsidR="00CF5F8B" w:rsidRPr="00060996">
        <w:rPr>
          <w:b/>
          <w:bCs/>
          <w:i/>
          <w:iCs/>
        </w:rPr>
        <w:t>(SRS_REQ_</w:t>
      </w:r>
      <w:r w:rsidR="00CF5F8B">
        <w:rPr>
          <w:b/>
          <w:bCs/>
          <w:i/>
          <w:iCs/>
        </w:rPr>
        <w:t>212</w:t>
      </w:r>
      <w:r w:rsidR="00CF5F8B" w:rsidRPr="00060996">
        <w:rPr>
          <w:b/>
          <w:bCs/>
          <w:i/>
          <w:iCs/>
        </w:rPr>
        <w:t>)</w:t>
      </w:r>
    </w:p>
    <w:p w:rsidR="002766F4" w:rsidRPr="00B40B30" w:rsidRDefault="002766F4">
      <w:pPr>
        <w:rPr>
          <w:rFonts w:cs="Verdana"/>
          <w:b/>
          <w:bCs/>
        </w:rPr>
      </w:pPr>
    </w:p>
    <w:p w:rsidR="00A93D00" w:rsidRPr="00B40B30" w:rsidRDefault="00A93D00" w:rsidP="00A93D00">
      <w:pPr>
        <w:numPr>
          <w:ilvl w:val="0"/>
          <w:numId w:val="10"/>
        </w:numPr>
        <w:ind w:left="450" w:hanging="450"/>
        <w:rPr>
          <w:rFonts w:ascii="Tahoma" w:hAnsi="Tahoma" w:cs="Tahoma"/>
          <w:sz w:val="22"/>
        </w:rPr>
      </w:pPr>
      <w:r w:rsidRPr="00B40B30">
        <w:rPr>
          <w:rFonts w:cs="Verdana"/>
          <w:bCs/>
        </w:rPr>
        <w:t>Customer press the terminate button</w:t>
      </w:r>
      <w:r w:rsidR="002766F4">
        <w:rPr>
          <w:rFonts w:cs="Verdana"/>
          <w:bCs/>
        </w:rPr>
        <w:t>.</w:t>
      </w:r>
    </w:p>
    <w:p w:rsidR="00A93D00" w:rsidRPr="00B40B30" w:rsidRDefault="00A93D00" w:rsidP="002766F4">
      <w:pPr>
        <w:numPr>
          <w:ilvl w:val="0"/>
          <w:numId w:val="10"/>
        </w:numPr>
        <w:ind w:left="450" w:hanging="450"/>
        <w:rPr>
          <w:rFonts w:cs="Verdana"/>
          <w:bCs/>
        </w:rPr>
      </w:pPr>
      <w:r w:rsidRPr="00B40B30">
        <w:rPr>
          <w:rFonts w:cs="Verdana"/>
          <w:bCs/>
        </w:rPr>
        <w:t>If the customer already insert</w:t>
      </w:r>
      <w:r w:rsidR="00107183" w:rsidRPr="00B40B30">
        <w:rPr>
          <w:rFonts w:cs="Verdana"/>
          <w:bCs/>
        </w:rPr>
        <w:t>ed</w:t>
      </w:r>
      <w:r w:rsidRPr="00B40B30">
        <w:rPr>
          <w:rFonts w:cs="Verdana"/>
          <w:bCs/>
        </w:rPr>
        <w:t xml:space="preserve"> </w:t>
      </w:r>
      <w:r w:rsidR="002766F4">
        <w:rPr>
          <w:rFonts w:cs="Verdana"/>
          <w:bCs/>
        </w:rPr>
        <w:t>money</w:t>
      </w:r>
      <w:r w:rsidRPr="00B40B30">
        <w:rPr>
          <w:rFonts w:cs="Verdana"/>
          <w:bCs/>
        </w:rPr>
        <w:t xml:space="preserve">, then </w:t>
      </w:r>
      <w:r w:rsidR="00FC2522">
        <w:rPr>
          <w:rFonts w:cs="Verdana"/>
          <w:bCs/>
        </w:rPr>
        <w:t xml:space="preserve">the VMCS will </w:t>
      </w:r>
      <w:r w:rsidRPr="00B40B30">
        <w:rPr>
          <w:rFonts w:cs="Verdana"/>
          <w:bCs/>
        </w:rPr>
        <w:t>return the money</w:t>
      </w:r>
      <w:r w:rsidR="00107183" w:rsidRPr="00B40B30">
        <w:rPr>
          <w:rFonts w:cs="Verdana"/>
          <w:bCs/>
        </w:rPr>
        <w:t xml:space="preserve"> back to the customer</w:t>
      </w:r>
      <w:r w:rsidR="002766F4">
        <w:rPr>
          <w:rFonts w:cs="Verdana"/>
          <w:bCs/>
        </w:rPr>
        <w:t>.</w:t>
      </w:r>
    </w:p>
    <w:p w:rsidR="00107183" w:rsidRPr="00B40B30" w:rsidRDefault="002766F4" w:rsidP="00A93D00">
      <w:pPr>
        <w:numPr>
          <w:ilvl w:val="0"/>
          <w:numId w:val="10"/>
        </w:numPr>
        <w:ind w:left="450" w:hanging="450"/>
        <w:rPr>
          <w:rFonts w:cs="Verdana"/>
          <w:bCs/>
        </w:rPr>
      </w:pPr>
      <w:r>
        <w:rPr>
          <w:rFonts w:cs="Verdana"/>
          <w:bCs/>
        </w:rPr>
        <w:t xml:space="preserve">The </w:t>
      </w:r>
      <w:r w:rsidR="00107183" w:rsidRPr="00B40B30">
        <w:rPr>
          <w:rFonts w:cs="Verdana"/>
          <w:bCs/>
        </w:rPr>
        <w:t>VMCS will terminate the transaction</w:t>
      </w:r>
      <w:r>
        <w:rPr>
          <w:rFonts w:cs="Verdana"/>
          <w:bCs/>
        </w:rPr>
        <w:t>.</w:t>
      </w:r>
    </w:p>
    <w:p w:rsidR="00107183" w:rsidRPr="00B40B30" w:rsidRDefault="002766F4" w:rsidP="00A93D00">
      <w:pPr>
        <w:numPr>
          <w:ilvl w:val="0"/>
          <w:numId w:val="10"/>
        </w:numPr>
        <w:ind w:left="450" w:hanging="450"/>
        <w:rPr>
          <w:rFonts w:cs="Verdana"/>
          <w:bCs/>
        </w:rPr>
      </w:pPr>
      <w:r>
        <w:rPr>
          <w:rFonts w:cs="Verdana"/>
          <w:bCs/>
        </w:rPr>
        <w:t xml:space="preserve">The </w:t>
      </w:r>
      <w:r w:rsidR="00107183" w:rsidRPr="00B40B30">
        <w:rPr>
          <w:rFonts w:cs="Verdana"/>
          <w:bCs/>
        </w:rPr>
        <w:t>VMCS</w:t>
      </w:r>
      <w:r>
        <w:rPr>
          <w:rFonts w:cs="Verdana"/>
          <w:bCs/>
        </w:rPr>
        <w:t xml:space="preserve"> will not keep</w:t>
      </w:r>
      <w:r w:rsidR="00107183" w:rsidRPr="00B40B30">
        <w:rPr>
          <w:rFonts w:cs="Verdana"/>
          <w:bCs/>
        </w:rPr>
        <w:t xml:space="preserve"> the record</w:t>
      </w:r>
      <w:r>
        <w:rPr>
          <w:rFonts w:cs="Verdana"/>
          <w:bCs/>
        </w:rPr>
        <w:t xml:space="preserve"> of terminated transaction.</w:t>
      </w:r>
    </w:p>
    <w:p w:rsidR="00107183" w:rsidRDefault="00E90E6D" w:rsidP="00B74937">
      <w:pPr>
        <w:numPr>
          <w:ilvl w:val="0"/>
          <w:numId w:val="10"/>
        </w:numPr>
        <w:ind w:left="450" w:hanging="450"/>
        <w:rPr>
          <w:rFonts w:cs="Verdana"/>
          <w:bCs/>
        </w:rPr>
      </w:pPr>
      <w:r>
        <w:t>The Buy Drinks Use Case</w:t>
      </w:r>
      <w:r w:rsidR="009C483A" w:rsidRPr="00B40B30">
        <w:rPr>
          <w:rFonts w:cs="Verdana"/>
          <w:bCs/>
        </w:rPr>
        <w:t xml:space="preserve"> ends here.</w:t>
      </w:r>
    </w:p>
    <w:p w:rsidR="002766F4" w:rsidRPr="00B40B30" w:rsidRDefault="002766F4" w:rsidP="002766F4">
      <w:pPr>
        <w:rPr>
          <w:rFonts w:cs="Verdana"/>
          <w:bCs/>
        </w:rPr>
      </w:pPr>
    </w:p>
    <w:p w:rsidR="00387A56" w:rsidRDefault="00057593">
      <w:pPr>
        <w:pStyle w:val="Heading5"/>
      </w:pPr>
      <w:r w:rsidRPr="00B40B30">
        <w:t xml:space="preserve"> </w:t>
      </w:r>
      <w:r w:rsidR="00387A56" w:rsidRPr="00B40B30">
        <w:t>Exception Flow</w:t>
      </w:r>
    </w:p>
    <w:p w:rsidR="00832DA2" w:rsidRPr="00832DA2" w:rsidRDefault="00832DA2" w:rsidP="00832DA2"/>
    <w:p w:rsidR="00BA2A6B" w:rsidRDefault="00BA2A6B" w:rsidP="006F49C6">
      <w:pPr>
        <w:autoSpaceDE w:val="0"/>
        <w:autoSpaceDN w:val="0"/>
        <w:adjustRightInd w:val="0"/>
        <w:rPr>
          <w:rFonts w:cs="Verdana"/>
          <w:b/>
          <w:bCs/>
        </w:rPr>
      </w:pPr>
      <w:r w:rsidRPr="00B40B30">
        <w:rPr>
          <w:rFonts w:cs="Verdana"/>
          <w:b/>
          <w:bCs/>
        </w:rPr>
        <w:t>[E1] – Brand Not Available</w:t>
      </w:r>
    </w:p>
    <w:p w:rsidR="00B1421C" w:rsidRPr="00B40B30" w:rsidRDefault="00B1421C" w:rsidP="00BA2A6B">
      <w:pPr>
        <w:autoSpaceDE w:val="0"/>
        <w:autoSpaceDN w:val="0"/>
        <w:adjustRightInd w:val="0"/>
        <w:rPr>
          <w:rFonts w:ascii="Trebuchet MS" w:hAnsi="Trebuchet MS" w:cs="Trebuchet MS"/>
          <w:sz w:val="18"/>
          <w:szCs w:val="18"/>
        </w:rPr>
      </w:pPr>
    </w:p>
    <w:p w:rsidR="00BA2A6B" w:rsidRPr="00B40B30" w:rsidRDefault="00BA2A6B" w:rsidP="00B1421C">
      <w:pPr>
        <w:numPr>
          <w:ilvl w:val="0"/>
          <w:numId w:val="9"/>
        </w:numPr>
        <w:ind w:left="450" w:hanging="450"/>
        <w:rPr>
          <w:rFonts w:ascii="Tahoma" w:hAnsi="Tahoma" w:cs="Tahoma"/>
        </w:rPr>
      </w:pPr>
      <w:r w:rsidRPr="00B40B30">
        <w:rPr>
          <w:rFonts w:cs="Verdana"/>
        </w:rPr>
        <w:t xml:space="preserve">If selected drink is not available, the </w:t>
      </w:r>
      <w:r w:rsidR="006750FA" w:rsidRPr="00B40B30">
        <w:rPr>
          <w:rFonts w:cs="Verdana"/>
        </w:rPr>
        <w:t>VMCS</w:t>
      </w:r>
      <w:r w:rsidR="00E9180B" w:rsidRPr="00B40B30">
        <w:rPr>
          <w:rFonts w:cs="Verdana"/>
        </w:rPr>
        <w:t xml:space="preserve"> </w:t>
      </w:r>
      <w:r w:rsidRPr="00B40B30">
        <w:rPr>
          <w:rFonts w:cs="Verdana"/>
        </w:rPr>
        <w:t>will display “</w:t>
      </w:r>
      <w:r w:rsidR="00B1421C">
        <w:rPr>
          <w:rFonts w:cs="Verdana"/>
        </w:rPr>
        <w:t>NOT IN STOCK</w:t>
      </w:r>
      <w:r w:rsidRPr="00B40B30">
        <w:rPr>
          <w:rFonts w:cs="Verdana"/>
        </w:rPr>
        <w:t>” message</w:t>
      </w:r>
      <w:r w:rsidR="00B1421C">
        <w:rPr>
          <w:rFonts w:cs="Verdana"/>
        </w:rPr>
        <w:t>.</w:t>
      </w:r>
    </w:p>
    <w:p w:rsidR="00387A56" w:rsidRPr="00FC2522" w:rsidRDefault="00B1421C" w:rsidP="00BA2A6B">
      <w:pPr>
        <w:numPr>
          <w:ilvl w:val="0"/>
          <w:numId w:val="9"/>
        </w:numPr>
        <w:ind w:left="450" w:hanging="450"/>
        <w:rPr>
          <w:rFonts w:ascii="Tahoma" w:hAnsi="Tahoma" w:cs="Tahoma"/>
        </w:rPr>
      </w:pPr>
      <w:r>
        <w:rPr>
          <w:rFonts w:cs="Verdana"/>
        </w:rPr>
        <w:t xml:space="preserve">The </w:t>
      </w:r>
      <w:r w:rsidR="00BA2A6B" w:rsidRPr="00B40B30">
        <w:rPr>
          <w:rFonts w:cs="Verdana"/>
        </w:rPr>
        <w:t xml:space="preserve">VMCS will waits for the customer to choose </w:t>
      </w:r>
      <w:r w:rsidR="007C132E" w:rsidRPr="00B40B30">
        <w:rPr>
          <w:rFonts w:cs="Verdana"/>
        </w:rPr>
        <w:t>an</w:t>
      </w:r>
      <w:r w:rsidR="00BA2A6B" w:rsidRPr="00B40B30">
        <w:rPr>
          <w:rFonts w:cs="Verdana"/>
        </w:rPr>
        <w:t xml:space="preserve"> available brand</w:t>
      </w:r>
      <w:r>
        <w:rPr>
          <w:rFonts w:cs="Verdana"/>
        </w:rPr>
        <w:t>.</w:t>
      </w:r>
    </w:p>
    <w:p w:rsidR="00FC2522" w:rsidRPr="00B40B30" w:rsidRDefault="00E90E6D" w:rsidP="00BA2A6B">
      <w:pPr>
        <w:numPr>
          <w:ilvl w:val="0"/>
          <w:numId w:val="9"/>
        </w:numPr>
        <w:ind w:left="450" w:hanging="450"/>
        <w:rPr>
          <w:rFonts w:ascii="Tahoma" w:hAnsi="Tahoma" w:cs="Tahoma"/>
        </w:rPr>
      </w:pPr>
      <w:r>
        <w:t>The Buy Drinks Use Case</w:t>
      </w:r>
      <w:r>
        <w:rPr>
          <w:rFonts w:cs="Verdana"/>
        </w:rPr>
        <w:t xml:space="preserve"> </w:t>
      </w:r>
      <w:r w:rsidR="00FC2522">
        <w:rPr>
          <w:rFonts w:cs="Verdana"/>
        </w:rPr>
        <w:t>continues.</w:t>
      </w:r>
    </w:p>
    <w:p w:rsidR="007C132E" w:rsidRPr="00B40B30" w:rsidRDefault="007C132E" w:rsidP="007C132E">
      <w:pPr>
        <w:rPr>
          <w:rFonts w:cs="Verdana"/>
        </w:rPr>
      </w:pPr>
    </w:p>
    <w:p w:rsidR="007C132E" w:rsidRDefault="007C132E" w:rsidP="00A7120C">
      <w:pPr>
        <w:autoSpaceDE w:val="0"/>
        <w:autoSpaceDN w:val="0"/>
        <w:adjustRightInd w:val="0"/>
        <w:rPr>
          <w:rFonts w:cs="Verdana"/>
          <w:b/>
          <w:bCs/>
        </w:rPr>
      </w:pPr>
      <w:r w:rsidRPr="00B40B30">
        <w:rPr>
          <w:rFonts w:cs="Verdana"/>
          <w:b/>
          <w:bCs/>
        </w:rPr>
        <w:t xml:space="preserve">[E2] – </w:t>
      </w:r>
      <w:r w:rsidR="00E9180B" w:rsidRPr="00B40B30">
        <w:rPr>
          <w:rFonts w:cs="Verdana"/>
          <w:b/>
          <w:bCs/>
        </w:rPr>
        <w:t>Invalid money</w:t>
      </w:r>
      <w:r w:rsidR="00A7120C">
        <w:rPr>
          <w:rFonts w:cs="Verdana"/>
          <w:b/>
          <w:bCs/>
        </w:rPr>
        <w:t xml:space="preserve"> </w:t>
      </w:r>
      <w:r w:rsidR="00A7120C" w:rsidRPr="00060996">
        <w:rPr>
          <w:b/>
          <w:bCs/>
          <w:i/>
          <w:iCs/>
        </w:rPr>
        <w:t>(SRS_REQ_</w:t>
      </w:r>
      <w:r w:rsidR="00A7120C">
        <w:rPr>
          <w:b/>
          <w:bCs/>
          <w:i/>
          <w:iCs/>
        </w:rPr>
        <w:t>210</w:t>
      </w:r>
      <w:r w:rsidR="00A7120C" w:rsidRPr="00060996">
        <w:rPr>
          <w:b/>
          <w:bCs/>
          <w:i/>
          <w:iCs/>
        </w:rPr>
        <w:t>)</w:t>
      </w:r>
    </w:p>
    <w:p w:rsidR="00B1421C" w:rsidRPr="00B40B30" w:rsidRDefault="00B1421C" w:rsidP="00E9180B">
      <w:pPr>
        <w:autoSpaceDE w:val="0"/>
        <w:autoSpaceDN w:val="0"/>
        <w:adjustRightInd w:val="0"/>
        <w:rPr>
          <w:rFonts w:ascii="Trebuchet MS" w:hAnsi="Trebuchet MS" w:cs="Trebuchet MS"/>
          <w:sz w:val="18"/>
          <w:szCs w:val="18"/>
        </w:rPr>
      </w:pPr>
    </w:p>
    <w:p w:rsidR="007C132E" w:rsidRPr="00B40B30" w:rsidRDefault="007C132E" w:rsidP="00A7120C">
      <w:pPr>
        <w:numPr>
          <w:ilvl w:val="0"/>
          <w:numId w:val="11"/>
        </w:numPr>
        <w:ind w:left="450" w:hanging="450"/>
        <w:rPr>
          <w:rFonts w:ascii="Tahoma" w:hAnsi="Tahoma" w:cs="Tahoma"/>
        </w:rPr>
      </w:pPr>
      <w:r w:rsidRPr="00B40B30">
        <w:rPr>
          <w:rFonts w:cs="Verdana"/>
        </w:rPr>
        <w:t xml:space="preserve">If </w:t>
      </w:r>
      <w:r w:rsidR="00E9180B" w:rsidRPr="00B40B30">
        <w:rPr>
          <w:rFonts w:cs="Verdana"/>
        </w:rPr>
        <w:t>the money</w:t>
      </w:r>
      <w:r w:rsidRPr="00B40B30">
        <w:rPr>
          <w:rFonts w:cs="Verdana"/>
        </w:rPr>
        <w:t xml:space="preserve"> is not valid, the </w:t>
      </w:r>
      <w:r w:rsidR="006750FA" w:rsidRPr="00B40B30">
        <w:rPr>
          <w:rFonts w:cs="Verdana"/>
        </w:rPr>
        <w:t>VMCS</w:t>
      </w:r>
      <w:r w:rsidRPr="00B40B30">
        <w:rPr>
          <w:rFonts w:cs="Verdana"/>
        </w:rPr>
        <w:t xml:space="preserve"> will display “COINS NOT VALID” message </w:t>
      </w:r>
      <w:r w:rsidR="00B1421C">
        <w:rPr>
          <w:rFonts w:cs="Verdana"/>
        </w:rPr>
        <w:t>to the customer.</w:t>
      </w:r>
      <w:r w:rsidR="00A7120C">
        <w:rPr>
          <w:rFonts w:cs="Verdana"/>
          <w:b/>
          <w:bCs/>
        </w:rPr>
        <w:t xml:space="preserve"> </w:t>
      </w:r>
      <w:r w:rsidR="00A7120C" w:rsidRPr="00060996">
        <w:rPr>
          <w:b/>
          <w:bCs/>
          <w:i/>
          <w:iCs/>
        </w:rPr>
        <w:t>(SRS_REQ_</w:t>
      </w:r>
      <w:r w:rsidR="00A7120C">
        <w:rPr>
          <w:b/>
          <w:bCs/>
          <w:i/>
          <w:iCs/>
        </w:rPr>
        <w:t>211</w:t>
      </w:r>
      <w:r w:rsidR="00A7120C" w:rsidRPr="00060996">
        <w:rPr>
          <w:b/>
          <w:bCs/>
          <w:i/>
          <w:iCs/>
        </w:rPr>
        <w:t>)</w:t>
      </w:r>
    </w:p>
    <w:p w:rsidR="007C132E" w:rsidRPr="00FC2522" w:rsidRDefault="007C132E" w:rsidP="00B74937">
      <w:pPr>
        <w:numPr>
          <w:ilvl w:val="0"/>
          <w:numId w:val="11"/>
        </w:numPr>
        <w:ind w:left="450" w:hanging="450"/>
        <w:rPr>
          <w:rFonts w:ascii="Tahoma" w:hAnsi="Tahoma" w:cs="Tahoma"/>
        </w:rPr>
      </w:pPr>
      <w:r w:rsidRPr="00B40B30">
        <w:rPr>
          <w:rFonts w:cs="Verdana"/>
        </w:rPr>
        <w:t xml:space="preserve">VMCS will </w:t>
      </w:r>
      <w:r w:rsidR="00A7120C">
        <w:rPr>
          <w:rFonts w:cs="Verdana"/>
        </w:rPr>
        <w:t>reject</w:t>
      </w:r>
      <w:r w:rsidRPr="00B40B30">
        <w:rPr>
          <w:rFonts w:cs="Verdana"/>
        </w:rPr>
        <w:t xml:space="preserve"> the invalid </w:t>
      </w:r>
      <w:r w:rsidR="00E9180B" w:rsidRPr="00B40B30">
        <w:rPr>
          <w:rFonts w:cs="Verdana"/>
        </w:rPr>
        <w:t>money</w:t>
      </w:r>
      <w:r w:rsidRPr="00B40B30">
        <w:rPr>
          <w:rFonts w:cs="Verdana"/>
        </w:rPr>
        <w:t xml:space="preserve"> to the customer</w:t>
      </w:r>
      <w:r w:rsidR="00B1421C">
        <w:rPr>
          <w:rFonts w:cs="Verdana"/>
        </w:rPr>
        <w:t>.</w:t>
      </w:r>
    </w:p>
    <w:p w:rsidR="00FC2522" w:rsidRPr="00B40B30" w:rsidRDefault="00E90E6D" w:rsidP="00E9180B">
      <w:pPr>
        <w:numPr>
          <w:ilvl w:val="0"/>
          <w:numId w:val="11"/>
        </w:numPr>
        <w:ind w:left="450" w:hanging="450"/>
        <w:rPr>
          <w:rFonts w:ascii="Tahoma" w:hAnsi="Tahoma" w:cs="Tahoma"/>
        </w:rPr>
      </w:pPr>
      <w:r>
        <w:t>The Buy Drinks Use Case</w:t>
      </w:r>
      <w:r>
        <w:rPr>
          <w:rFonts w:cs="Verdana"/>
        </w:rPr>
        <w:t xml:space="preserve"> </w:t>
      </w:r>
      <w:r w:rsidR="00FC2522">
        <w:rPr>
          <w:rFonts w:cs="Verdana"/>
        </w:rPr>
        <w:t>continues.</w:t>
      </w:r>
    </w:p>
    <w:p w:rsidR="006750FA" w:rsidRPr="00B40B30" w:rsidRDefault="006750FA" w:rsidP="006750FA">
      <w:pPr>
        <w:rPr>
          <w:rFonts w:cs="Verdana"/>
        </w:rPr>
      </w:pPr>
    </w:p>
    <w:p w:rsidR="006750FA" w:rsidRDefault="006750FA" w:rsidP="000157C1">
      <w:pPr>
        <w:autoSpaceDE w:val="0"/>
        <w:autoSpaceDN w:val="0"/>
        <w:adjustRightInd w:val="0"/>
        <w:rPr>
          <w:rFonts w:cs="Verdana"/>
          <w:b/>
          <w:bCs/>
        </w:rPr>
      </w:pPr>
      <w:r w:rsidRPr="00B40B30">
        <w:rPr>
          <w:rFonts w:cs="Verdana"/>
          <w:b/>
          <w:bCs/>
        </w:rPr>
        <w:t>[E3] – Not enough money</w:t>
      </w:r>
      <w:r w:rsidR="006F49C6">
        <w:rPr>
          <w:rFonts w:cs="Verdana"/>
          <w:b/>
          <w:b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7</w:t>
      </w:r>
      <w:r w:rsidR="006F49C6" w:rsidRPr="00060996">
        <w:rPr>
          <w:b/>
          <w:bCs/>
          <w:i/>
          <w:iCs/>
        </w:rPr>
        <w:t>)</w:t>
      </w:r>
      <w:r w:rsidR="000157C1">
        <w:rPr>
          <w:b/>
          <w:bCs/>
          <w:i/>
          <w:iCs/>
        </w:rPr>
        <w:t>,</w:t>
      </w:r>
      <w:r w:rsidR="000157C1">
        <w:rPr>
          <w:rFonts w:cs="Verdana"/>
          <w:b/>
          <w:bCs/>
        </w:rPr>
        <w:t xml:space="preserve"> </w:t>
      </w:r>
      <w:r w:rsidR="000157C1" w:rsidRPr="00060996">
        <w:rPr>
          <w:b/>
          <w:bCs/>
          <w:i/>
          <w:iCs/>
        </w:rPr>
        <w:t>(SRS_REQ_</w:t>
      </w:r>
      <w:r w:rsidR="000157C1">
        <w:rPr>
          <w:b/>
          <w:bCs/>
          <w:i/>
          <w:iCs/>
        </w:rPr>
        <w:t>217</w:t>
      </w:r>
      <w:r w:rsidR="000157C1" w:rsidRPr="00060996">
        <w:rPr>
          <w:b/>
          <w:bCs/>
          <w:i/>
          <w:iCs/>
        </w:rPr>
        <w:t>)</w:t>
      </w:r>
    </w:p>
    <w:p w:rsidR="00C472D7" w:rsidRPr="00B40B30" w:rsidRDefault="00C472D7" w:rsidP="006750FA">
      <w:pPr>
        <w:autoSpaceDE w:val="0"/>
        <w:autoSpaceDN w:val="0"/>
        <w:adjustRightInd w:val="0"/>
        <w:rPr>
          <w:rFonts w:ascii="Trebuchet MS" w:hAnsi="Trebuchet MS" w:cs="Trebuchet MS"/>
          <w:sz w:val="18"/>
          <w:szCs w:val="18"/>
        </w:rPr>
      </w:pPr>
    </w:p>
    <w:p w:rsidR="006750FA" w:rsidRPr="00B40B30" w:rsidRDefault="006750FA" w:rsidP="00085006">
      <w:pPr>
        <w:numPr>
          <w:ilvl w:val="0"/>
          <w:numId w:val="12"/>
        </w:numPr>
        <w:ind w:left="450" w:hanging="450"/>
        <w:rPr>
          <w:rFonts w:ascii="Tahoma" w:hAnsi="Tahoma" w:cs="Tahoma"/>
        </w:rPr>
      </w:pPr>
      <w:r w:rsidRPr="00B40B30">
        <w:rPr>
          <w:rFonts w:cs="Verdana"/>
        </w:rPr>
        <w:t xml:space="preserve">If </w:t>
      </w:r>
      <w:r w:rsidR="00085006" w:rsidRPr="00B40B30">
        <w:rPr>
          <w:rFonts w:cs="Verdana"/>
        </w:rPr>
        <w:t>TOTAL_</w:t>
      </w:r>
      <w:r w:rsidR="00085006">
        <w:rPr>
          <w:rFonts w:cs="Verdana"/>
        </w:rPr>
        <w:t>ACC</w:t>
      </w:r>
      <w:r w:rsidR="00085006" w:rsidRPr="00B40B30">
        <w:rPr>
          <w:rFonts w:cs="Verdana"/>
        </w:rPr>
        <w:t>UMULATED_MONEY</w:t>
      </w:r>
      <w:r w:rsidR="00085006">
        <w:rPr>
          <w:rFonts w:cs="Verdana"/>
        </w:rPr>
        <w:t xml:space="preserve"> </w:t>
      </w:r>
      <w:r w:rsidR="00C472D7">
        <w:rPr>
          <w:rFonts w:cs="Verdana"/>
        </w:rPr>
        <w:t xml:space="preserve">&lt; </w:t>
      </w:r>
      <w:r w:rsidR="00085006">
        <w:rPr>
          <w:rFonts w:cs="Verdana"/>
        </w:rPr>
        <w:t>PRICE</w:t>
      </w:r>
      <w:r w:rsidR="00C472D7">
        <w:rPr>
          <w:rFonts w:cs="Verdana"/>
        </w:rPr>
        <w:t xml:space="preserve">, the </w:t>
      </w:r>
      <w:r w:rsidRPr="00B40B30">
        <w:rPr>
          <w:rFonts w:cs="Verdana"/>
        </w:rPr>
        <w:t>VMCS shall not respond to customer request</w:t>
      </w:r>
      <w:r w:rsidR="00C472D7">
        <w:rPr>
          <w:rFonts w:cs="Verdana"/>
        </w:rPr>
        <w:t>.</w:t>
      </w:r>
    </w:p>
    <w:p w:rsidR="006750FA" w:rsidRPr="00FC2522" w:rsidRDefault="00C472D7" w:rsidP="00E9180B">
      <w:pPr>
        <w:numPr>
          <w:ilvl w:val="0"/>
          <w:numId w:val="12"/>
        </w:numPr>
        <w:ind w:left="450" w:hanging="450"/>
        <w:rPr>
          <w:rFonts w:ascii="Tahoma" w:hAnsi="Tahoma" w:cs="Tahoma"/>
        </w:rPr>
      </w:pPr>
      <w:r>
        <w:rPr>
          <w:rFonts w:cs="Verdana"/>
        </w:rPr>
        <w:t xml:space="preserve">The </w:t>
      </w:r>
      <w:r w:rsidR="006750FA" w:rsidRPr="00B40B30">
        <w:rPr>
          <w:rFonts w:cs="Verdana"/>
        </w:rPr>
        <w:t xml:space="preserve">VMCS shall wait for further </w:t>
      </w:r>
      <w:r w:rsidR="00E9180B" w:rsidRPr="00B40B30">
        <w:rPr>
          <w:rFonts w:cs="Verdana"/>
        </w:rPr>
        <w:t>money</w:t>
      </w:r>
      <w:r w:rsidR="006750FA" w:rsidRPr="00B40B30">
        <w:rPr>
          <w:rFonts w:cs="Verdana"/>
        </w:rPr>
        <w:t xml:space="preserve"> from the customer</w:t>
      </w:r>
      <w:r>
        <w:rPr>
          <w:rFonts w:cs="Verdana"/>
        </w:rPr>
        <w:t>.</w:t>
      </w:r>
    </w:p>
    <w:p w:rsidR="00FC2522" w:rsidRPr="00B40B30" w:rsidRDefault="00E90E6D" w:rsidP="00E9180B">
      <w:pPr>
        <w:numPr>
          <w:ilvl w:val="0"/>
          <w:numId w:val="12"/>
        </w:numPr>
        <w:ind w:left="450" w:hanging="450"/>
        <w:rPr>
          <w:rFonts w:ascii="Tahoma" w:hAnsi="Tahoma" w:cs="Tahoma"/>
        </w:rPr>
      </w:pPr>
      <w:r>
        <w:t>The Buy Drinks Use Case</w:t>
      </w:r>
      <w:r>
        <w:rPr>
          <w:rFonts w:cs="Verdana"/>
        </w:rPr>
        <w:t xml:space="preserve"> </w:t>
      </w:r>
      <w:r w:rsidR="00FC2522">
        <w:rPr>
          <w:rFonts w:cs="Verdana"/>
        </w:rPr>
        <w:t>continues.</w:t>
      </w:r>
    </w:p>
    <w:p w:rsidR="006750FA" w:rsidRPr="00B40B30" w:rsidRDefault="006750FA" w:rsidP="006750FA">
      <w:pPr>
        <w:rPr>
          <w:rFonts w:ascii="Tahoma" w:hAnsi="Tahoma" w:cs="Tahoma"/>
        </w:rPr>
      </w:pPr>
    </w:p>
    <w:p w:rsidR="007C132E" w:rsidRDefault="00E9180B" w:rsidP="000157C1">
      <w:pPr>
        <w:rPr>
          <w:rFonts w:cs="Verdana"/>
          <w:b/>
        </w:rPr>
      </w:pPr>
      <w:r w:rsidRPr="00B40B30">
        <w:rPr>
          <w:rFonts w:cs="Verdana"/>
          <w:b/>
        </w:rPr>
        <w:t>[E4]</w:t>
      </w:r>
      <w:r w:rsidR="00EF5863">
        <w:rPr>
          <w:rFonts w:cs="Verdana"/>
          <w:b/>
        </w:rPr>
        <w:t xml:space="preserve"> -</w:t>
      </w:r>
      <w:r w:rsidRPr="00B40B30">
        <w:rPr>
          <w:rFonts w:cs="Verdana"/>
          <w:b/>
        </w:rPr>
        <w:t xml:space="preserve"> Insufficient den</w:t>
      </w:r>
      <w:r w:rsidR="00C472D7">
        <w:rPr>
          <w:rFonts w:cs="Verdana"/>
          <w:b/>
        </w:rPr>
        <w:t>omination</w:t>
      </w:r>
      <w:r w:rsidR="000157C1">
        <w:rPr>
          <w:rFonts w:cs="Verdana"/>
          <w:b/>
          <w:bCs/>
        </w:rPr>
        <w:t xml:space="preserve"> </w:t>
      </w:r>
      <w:r w:rsidR="000157C1" w:rsidRPr="00060996">
        <w:rPr>
          <w:b/>
          <w:bCs/>
          <w:i/>
          <w:iCs/>
        </w:rPr>
        <w:t>(SRS_REQ_</w:t>
      </w:r>
      <w:r w:rsidR="000157C1">
        <w:rPr>
          <w:b/>
          <w:bCs/>
          <w:i/>
          <w:iCs/>
        </w:rPr>
        <w:t>218</w:t>
      </w:r>
      <w:r w:rsidR="000157C1" w:rsidRPr="00060996">
        <w:rPr>
          <w:b/>
          <w:bCs/>
          <w:i/>
          <w:iCs/>
        </w:rPr>
        <w:t>)</w:t>
      </w:r>
    </w:p>
    <w:p w:rsidR="00C472D7" w:rsidRPr="00B40B30" w:rsidRDefault="00C472D7" w:rsidP="007C132E">
      <w:pPr>
        <w:rPr>
          <w:rFonts w:cs="Verdana"/>
          <w:b/>
        </w:rPr>
      </w:pPr>
    </w:p>
    <w:p w:rsidR="00E9180B" w:rsidRPr="00832DA2" w:rsidRDefault="00E9180B" w:rsidP="00B74937">
      <w:pPr>
        <w:numPr>
          <w:ilvl w:val="0"/>
          <w:numId w:val="13"/>
        </w:numPr>
        <w:ind w:left="450"/>
        <w:rPr>
          <w:rFonts w:cs="Verdana"/>
        </w:rPr>
      </w:pPr>
      <w:r w:rsidRPr="00832DA2">
        <w:rPr>
          <w:rFonts w:cs="Verdana"/>
        </w:rPr>
        <w:t xml:space="preserve">If </w:t>
      </w:r>
      <w:r w:rsidR="009C483A" w:rsidRPr="00832DA2">
        <w:rPr>
          <w:rFonts w:cs="Verdana"/>
        </w:rPr>
        <w:t xml:space="preserve">it is </w:t>
      </w:r>
      <w:r w:rsidR="00B01969">
        <w:rPr>
          <w:rFonts w:cs="Verdana"/>
        </w:rPr>
        <w:t>im</w:t>
      </w:r>
      <w:r w:rsidR="009C483A" w:rsidRPr="00832DA2">
        <w:rPr>
          <w:rFonts w:cs="Verdana"/>
        </w:rPr>
        <w:t>possible to return appropriate</w:t>
      </w:r>
      <w:r w:rsidRPr="00832DA2">
        <w:rPr>
          <w:rFonts w:cs="Verdana"/>
        </w:rPr>
        <w:t xml:space="preserve"> </w:t>
      </w:r>
      <w:r w:rsidR="009C483A" w:rsidRPr="00832DA2">
        <w:rPr>
          <w:rFonts w:cs="Verdana"/>
        </w:rPr>
        <w:t xml:space="preserve">change </w:t>
      </w:r>
      <w:r w:rsidRPr="00832DA2">
        <w:rPr>
          <w:rFonts w:cs="Verdana"/>
        </w:rPr>
        <w:t>to the customer</w:t>
      </w:r>
      <w:r w:rsidR="00C472D7">
        <w:rPr>
          <w:rFonts w:cs="Verdana"/>
        </w:rPr>
        <w:t>, the</w:t>
      </w:r>
      <w:r w:rsidR="009C483A" w:rsidRPr="00832DA2">
        <w:rPr>
          <w:rFonts w:cs="Verdana"/>
        </w:rPr>
        <w:t xml:space="preserve"> VMCS </w:t>
      </w:r>
      <w:r w:rsidR="00C472D7">
        <w:rPr>
          <w:rFonts w:cs="Verdana"/>
        </w:rPr>
        <w:t xml:space="preserve">will </w:t>
      </w:r>
      <w:r w:rsidR="009C483A" w:rsidRPr="00832DA2">
        <w:rPr>
          <w:rFonts w:cs="Verdana"/>
        </w:rPr>
        <w:t>displays “</w:t>
      </w:r>
      <w:r w:rsidR="00FC2522" w:rsidRPr="00832DA2">
        <w:rPr>
          <w:rFonts w:cs="Verdana"/>
        </w:rPr>
        <w:t>NO CHANGE AVAILABLE</w:t>
      </w:r>
      <w:r w:rsidR="009C483A" w:rsidRPr="00832DA2">
        <w:rPr>
          <w:rFonts w:cs="Verdana"/>
        </w:rPr>
        <w:t>”</w:t>
      </w:r>
    </w:p>
    <w:p w:rsidR="009C483A" w:rsidRDefault="00E90E6D" w:rsidP="00B74937">
      <w:pPr>
        <w:numPr>
          <w:ilvl w:val="0"/>
          <w:numId w:val="13"/>
        </w:numPr>
        <w:ind w:left="450"/>
        <w:rPr>
          <w:rFonts w:cs="Verdana"/>
        </w:rPr>
      </w:pPr>
      <w:r>
        <w:t>The Buy Drinks Use Case</w:t>
      </w:r>
      <w:r>
        <w:rPr>
          <w:rFonts w:cs="Verdana"/>
        </w:rPr>
        <w:t xml:space="preserve"> </w:t>
      </w:r>
      <w:r w:rsidR="009C483A" w:rsidRPr="00832DA2">
        <w:rPr>
          <w:rFonts w:cs="Verdana"/>
        </w:rPr>
        <w:t>ends here.</w:t>
      </w:r>
    </w:p>
    <w:p w:rsidR="00387A56" w:rsidRDefault="00387A56" w:rsidP="00EA7D5E">
      <w:pPr>
        <w:pStyle w:val="Heading4"/>
      </w:pPr>
      <w:r>
        <w:t>Post Condition(s)</w:t>
      </w:r>
    </w:p>
    <w:p w:rsidR="00387A56" w:rsidRDefault="00387A56">
      <w:pPr>
        <w:rPr>
          <w:rFonts w:ascii="Tahoma" w:hAnsi="Tahoma" w:cs="Tahoma"/>
          <w:sz w:val="22"/>
        </w:rPr>
      </w:pPr>
    </w:p>
    <w:p w:rsidR="00AD3044" w:rsidRPr="00832DA2" w:rsidRDefault="00085006" w:rsidP="00085006">
      <w:pPr>
        <w:rPr>
          <w:rFonts w:cs="Tahoma"/>
        </w:rPr>
      </w:pPr>
      <w:r>
        <w:rPr>
          <w:rFonts w:cs="Tahoma"/>
        </w:rPr>
        <w:t>At the end of successful transaction</w:t>
      </w:r>
    </w:p>
    <w:p w:rsidR="00387A56" w:rsidRPr="00832DA2" w:rsidRDefault="00085006" w:rsidP="00670398">
      <w:pPr>
        <w:numPr>
          <w:ilvl w:val="0"/>
          <w:numId w:val="14"/>
        </w:numPr>
        <w:rPr>
          <w:rFonts w:cs="Tahoma"/>
        </w:rPr>
      </w:pPr>
      <w:r>
        <w:rPr>
          <w:rFonts w:cs="Tahoma"/>
        </w:rPr>
        <w:t>The transaction shall be r</w:t>
      </w:r>
      <w:r w:rsidR="009C483A" w:rsidRPr="00832DA2">
        <w:rPr>
          <w:rFonts w:cs="Tahoma"/>
        </w:rPr>
        <w:t>ecorded</w:t>
      </w:r>
      <w:r w:rsidR="00670398">
        <w:rPr>
          <w:rFonts w:cs="Tahoma"/>
        </w:rPr>
        <w:t xml:space="preserve"> by the VMCS. </w:t>
      </w:r>
      <w:r w:rsidR="00670398" w:rsidRPr="00060996">
        <w:rPr>
          <w:b/>
          <w:bCs/>
          <w:i/>
          <w:iCs/>
        </w:rPr>
        <w:t>(SRS_REQ_</w:t>
      </w:r>
      <w:r w:rsidR="00670398">
        <w:rPr>
          <w:b/>
          <w:bCs/>
          <w:i/>
          <w:iCs/>
        </w:rPr>
        <w:t>219</w:t>
      </w:r>
      <w:r w:rsidR="00670398" w:rsidRPr="00060996">
        <w:rPr>
          <w:b/>
          <w:bCs/>
          <w:i/>
          <w:iCs/>
        </w:rPr>
        <w:t>)</w:t>
      </w:r>
    </w:p>
    <w:p w:rsidR="00AD3044" w:rsidRDefault="00085006" w:rsidP="00AD3044">
      <w:pPr>
        <w:numPr>
          <w:ilvl w:val="0"/>
          <w:numId w:val="14"/>
        </w:numPr>
        <w:rPr>
          <w:rFonts w:cs="Tahoma"/>
        </w:rPr>
      </w:pPr>
      <w:r>
        <w:rPr>
          <w:rFonts w:cs="Tahoma"/>
        </w:rPr>
        <w:t>The drinks shall be dispensed to the customer</w:t>
      </w:r>
      <w:r w:rsidR="00670398">
        <w:rPr>
          <w:rFonts w:cs="Tahoma"/>
        </w:rPr>
        <w:t>.</w:t>
      </w:r>
    </w:p>
    <w:p w:rsidR="00832DA2" w:rsidRPr="00832DA2" w:rsidRDefault="00832DA2" w:rsidP="00085006">
      <w:pPr>
        <w:rPr>
          <w:rFonts w:cs="Tahoma"/>
        </w:rPr>
      </w:pPr>
    </w:p>
    <w:p w:rsidR="00387A56" w:rsidRPr="00517D5D" w:rsidRDefault="00387A56" w:rsidP="00EA7D5E">
      <w:pPr>
        <w:pStyle w:val="Heading4"/>
        <w:rPr>
          <w:rFonts w:ascii="Tahoma" w:hAnsi="Tahoma" w:cs="Tahoma"/>
          <w:sz w:val="22"/>
        </w:rPr>
      </w:pPr>
      <w:r>
        <w:t>Rules(s)</w:t>
      </w:r>
      <w:r>
        <w:rPr>
          <w:bCs/>
        </w:rPr>
        <w:t xml:space="preserve"> </w:t>
      </w:r>
      <w:r w:rsidR="00517D5D">
        <w:t>and</w:t>
      </w:r>
      <w:r w:rsidR="00517D5D">
        <w:rPr>
          <w:rFonts w:ascii="Tahoma" w:hAnsi="Tahoma" w:cs="Tahoma"/>
          <w:sz w:val="22"/>
        </w:rPr>
        <w:t xml:space="preserve"> </w:t>
      </w:r>
      <w:r>
        <w:t>Constraint(s)</w:t>
      </w:r>
    </w:p>
    <w:p w:rsidR="00387A56" w:rsidRDefault="00387A56">
      <w:pPr>
        <w:rPr>
          <w:rFonts w:ascii="Tahoma" w:hAnsi="Tahoma" w:cs="Tahoma"/>
          <w:sz w:val="22"/>
        </w:rPr>
      </w:pPr>
    </w:p>
    <w:p w:rsidR="00085006" w:rsidRPr="00085006" w:rsidRDefault="00085006" w:rsidP="00085006">
      <w:pPr>
        <w:numPr>
          <w:ilvl w:val="0"/>
          <w:numId w:val="45"/>
        </w:numPr>
        <w:rPr>
          <w:rFonts w:cs="Tahoma"/>
        </w:rPr>
      </w:pPr>
      <w:r w:rsidRPr="00B40B30">
        <w:rPr>
          <w:rFonts w:cs="Verdana"/>
        </w:rPr>
        <w:t>TOTAL_</w:t>
      </w:r>
      <w:r>
        <w:rPr>
          <w:rFonts w:cs="Verdana"/>
        </w:rPr>
        <w:t>ACC</w:t>
      </w:r>
      <w:r w:rsidRPr="00B40B30">
        <w:rPr>
          <w:rFonts w:cs="Verdana"/>
        </w:rPr>
        <w:t>UMULATED_MONEY</w:t>
      </w:r>
      <w:r>
        <w:rPr>
          <w:rFonts w:cs="Verdana"/>
        </w:rPr>
        <w:t xml:space="preserve"> = </w:t>
      </w:r>
      <w:r w:rsidRPr="00B40B30">
        <w:rPr>
          <w:rFonts w:cs="Verdana"/>
        </w:rPr>
        <w:t>TOTAL_</w:t>
      </w:r>
      <w:r>
        <w:rPr>
          <w:rFonts w:cs="Verdana"/>
        </w:rPr>
        <w:t>ACC</w:t>
      </w:r>
      <w:r w:rsidRPr="00B40B30">
        <w:rPr>
          <w:rFonts w:cs="Verdana"/>
        </w:rPr>
        <w:t>UMULATED_MONEY</w:t>
      </w:r>
      <w:r>
        <w:rPr>
          <w:rFonts w:cs="Verdana"/>
        </w:rPr>
        <w:t xml:space="preserve"> + INSERTED_MONEY</w:t>
      </w:r>
    </w:p>
    <w:p w:rsidR="00085006" w:rsidRDefault="00085006" w:rsidP="00085006">
      <w:pPr>
        <w:numPr>
          <w:ilvl w:val="0"/>
          <w:numId w:val="45"/>
        </w:numPr>
        <w:rPr>
          <w:rFonts w:cs="Tahoma"/>
        </w:rPr>
      </w:pPr>
      <w:r>
        <w:rPr>
          <w:rFonts w:cs="Verdana"/>
        </w:rPr>
        <w:t xml:space="preserve">CHANGE_MONEY = </w:t>
      </w:r>
      <w:r w:rsidRPr="00B40B30">
        <w:rPr>
          <w:rFonts w:cs="Verdana"/>
        </w:rPr>
        <w:t>TOTAL_</w:t>
      </w:r>
      <w:r>
        <w:rPr>
          <w:rFonts w:cs="Verdana"/>
        </w:rPr>
        <w:t>ACC</w:t>
      </w:r>
      <w:r w:rsidRPr="00B40B30">
        <w:rPr>
          <w:rFonts w:cs="Verdana"/>
        </w:rPr>
        <w:t>UMULATED_MONEY</w:t>
      </w:r>
      <w:r>
        <w:rPr>
          <w:rFonts w:cs="Verdana"/>
        </w:rPr>
        <w:t xml:space="preserve"> - PRICE</w:t>
      </w:r>
    </w:p>
    <w:p w:rsidR="00387A56" w:rsidRPr="00832DA2" w:rsidRDefault="00B40B30" w:rsidP="00832DA2">
      <w:pPr>
        <w:numPr>
          <w:ilvl w:val="0"/>
          <w:numId w:val="45"/>
        </w:numPr>
        <w:rPr>
          <w:rFonts w:cs="Tahoma"/>
        </w:rPr>
      </w:pPr>
      <w:r w:rsidRPr="00832DA2">
        <w:rPr>
          <w:rFonts w:cs="Tahoma"/>
        </w:rPr>
        <w:t>Only one drink can be bought per transaction</w:t>
      </w:r>
    </w:p>
    <w:p w:rsidR="00B40B30" w:rsidRDefault="00B40B30" w:rsidP="00832DA2">
      <w:pPr>
        <w:numPr>
          <w:ilvl w:val="0"/>
          <w:numId w:val="45"/>
        </w:numPr>
        <w:rPr>
          <w:rFonts w:cs="Tahoma"/>
        </w:rPr>
      </w:pPr>
      <w:r w:rsidRPr="00832DA2">
        <w:rPr>
          <w:rFonts w:cs="Tahoma"/>
        </w:rPr>
        <w:t xml:space="preserve">The </w:t>
      </w:r>
      <w:r w:rsidR="009D06A4">
        <w:rPr>
          <w:rFonts w:cs="Tahoma"/>
        </w:rPr>
        <w:t>VM</w:t>
      </w:r>
      <w:r w:rsidRPr="00832DA2">
        <w:rPr>
          <w:rFonts w:cs="Tahoma"/>
        </w:rPr>
        <w:t xml:space="preserve"> accept only RM 0.10, RM 0.20, RM 0.50 RM 1.00</w:t>
      </w:r>
      <w:r w:rsidR="00B01969">
        <w:rPr>
          <w:rFonts w:cs="Tahoma"/>
        </w:rPr>
        <w:t>.</w:t>
      </w:r>
    </w:p>
    <w:p w:rsidR="005E035B" w:rsidRDefault="005E035B" w:rsidP="005E035B">
      <w:pPr>
        <w:rPr>
          <w:rFonts w:cs="Tahoma"/>
        </w:rPr>
      </w:pPr>
    </w:p>
    <w:p w:rsidR="009B3691" w:rsidRDefault="00387A56" w:rsidP="00EA7D5E">
      <w:pPr>
        <w:pStyle w:val="Heading4"/>
      </w:pPr>
      <w:commentRangeStart w:id="66"/>
      <w:r>
        <w:t>GUI</w:t>
      </w:r>
      <w:commentRangeEnd w:id="66"/>
      <w:r w:rsidR="00971FD7">
        <w:rPr>
          <w:rStyle w:val="CommentReference"/>
          <w:b w:val="0"/>
        </w:rPr>
        <w:commentReference w:id="66"/>
      </w:r>
    </w:p>
    <w:p w:rsidR="00B1421C" w:rsidRDefault="00B1421C" w:rsidP="00B1421C"/>
    <w:p w:rsidR="00B1421C" w:rsidRDefault="00546EF5" w:rsidP="00B1421C">
      <w:pPr>
        <w:jc w:val="center"/>
      </w:pPr>
      <w:r>
        <w:rPr>
          <w:noProof/>
        </w:rPr>
        <w:drawing>
          <wp:inline distT="0" distB="0" distL="0" distR="0">
            <wp:extent cx="5274945" cy="7036141"/>
            <wp:effectExtent l="0" t="0" r="1905" b="0"/>
            <wp:docPr id="10" name="Picture 10" descr="D:\Google Drive\MNP1103 - Software Requirements and Design\Pouya\UI\C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Google Drive\MNP1103 - Software Requirements and Design\Pouya\UI\C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7036141"/>
                    </a:xfrm>
                    <a:prstGeom prst="rect">
                      <a:avLst/>
                    </a:prstGeom>
                    <a:noFill/>
                    <a:ln>
                      <a:noFill/>
                    </a:ln>
                  </pic:spPr>
                </pic:pic>
              </a:graphicData>
            </a:graphic>
          </wp:inline>
        </w:drawing>
      </w:r>
      <w:r w:rsidR="00B1421C">
        <w:rPr>
          <w:rStyle w:val="CommentReference"/>
        </w:rPr>
        <w:commentReference w:id="67"/>
      </w:r>
    </w:p>
    <w:p w:rsidR="00B1421C" w:rsidRPr="00B1421C" w:rsidRDefault="00B1421C" w:rsidP="00B1421C"/>
    <w:p w:rsidR="00B1421C" w:rsidRPr="00B1421C" w:rsidRDefault="00B1421C" w:rsidP="00B1421C">
      <w:pPr>
        <w:pStyle w:val="Heading4"/>
      </w:pPr>
      <w:r>
        <w:t>Notes</w:t>
      </w:r>
    </w:p>
    <w:p w:rsidR="00B1421C" w:rsidRPr="00B1421C" w:rsidRDefault="00B1421C" w:rsidP="00B1421C"/>
    <w:p w:rsidR="00137BC4" w:rsidRPr="00137BC4" w:rsidRDefault="00137BC4" w:rsidP="00D407E2">
      <w:pPr>
        <w:jc w:val="center"/>
      </w:pPr>
    </w:p>
    <w:p w:rsidR="004354E7" w:rsidRDefault="009B3691" w:rsidP="00C11F0B">
      <w:pPr>
        <w:pStyle w:val="Heading3"/>
      </w:pPr>
      <w:r>
        <w:br w:type="page"/>
      </w:r>
      <w:bookmarkStart w:id="68" w:name="_Toc370719514"/>
      <w:bookmarkStart w:id="69" w:name="_Toc371545698"/>
      <w:r w:rsidR="004354E7">
        <w:t xml:space="preserve">Login </w:t>
      </w:r>
      <w:r w:rsidR="003E064F">
        <w:t xml:space="preserve">Use Case </w:t>
      </w:r>
      <w:r w:rsidR="004354E7" w:rsidRPr="006F4EB0">
        <w:rPr>
          <w:i/>
          <w:iCs/>
        </w:rPr>
        <w:t>(SRS_REQ_</w:t>
      </w:r>
      <w:r w:rsidR="00832DA2">
        <w:rPr>
          <w:i/>
          <w:iCs/>
        </w:rPr>
        <w:t>3</w:t>
      </w:r>
      <w:r w:rsidR="004354E7" w:rsidRPr="006F4EB0">
        <w:rPr>
          <w:i/>
          <w:iCs/>
        </w:rPr>
        <w:t>00)</w:t>
      </w:r>
      <w:bookmarkEnd w:id="68"/>
      <w:bookmarkEnd w:id="69"/>
    </w:p>
    <w:p w:rsidR="009C2624" w:rsidRDefault="009C2624" w:rsidP="009C2624"/>
    <w:p w:rsidR="000C1219" w:rsidRDefault="000C1219" w:rsidP="009C2624"/>
    <w:p w:rsidR="000C1219" w:rsidRDefault="000C76E1" w:rsidP="009C2624">
      <w:r>
        <w:pict w14:anchorId="74E4EAF5">
          <v:shape id="_x0000_i1028" type="#_x0000_t75" style="width:6in;height:106.95pt">
            <v:imagedata r:id="rId24" o:title=""/>
          </v:shape>
        </w:pict>
      </w:r>
    </w:p>
    <w:p w:rsidR="000C1219" w:rsidRDefault="000C1219" w:rsidP="009C2624"/>
    <w:p w:rsidR="009C2624" w:rsidRDefault="009C2624" w:rsidP="009C2624"/>
    <w:p w:rsidR="00832DA2" w:rsidRDefault="00832DA2" w:rsidP="005E035B">
      <w:pPr>
        <w:pStyle w:val="Caption"/>
      </w:pPr>
      <w:bookmarkStart w:id="70" w:name="_Toc371545719"/>
      <w:r>
        <w:t xml:space="preserve">Figure </w:t>
      </w:r>
      <w:fldSimple w:instr=" SEQ Figure \* ARABIC ">
        <w:r w:rsidR="00BC06A7">
          <w:rPr>
            <w:noProof/>
          </w:rPr>
          <w:t>5</w:t>
        </w:r>
      </w:fldSimple>
      <w:r>
        <w:t xml:space="preserve"> : Login </w:t>
      </w:r>
      <w:r w:rsidR="005E035B">
        <w:t>U</w:t>
      </w:r>
      <w:r w:rsidR="00734504">
        <w:t>se C</w:t>
      </w:r>
      <w:r w:rsidR="005E035B">
        <w:t>ase</w:t>
      </w:r>
      <w:bookmarkEnd w:id="70"/>
      <w:r>
        <w:t xml:space="preserve"> </w:t>
      </w:r>
    </w:p>
    <w:p w:rsidR="009C2624" w:rsidRPr="009C2624" w:rsidRDefault="009C2624" w:rsidP="009C2624"/>
    <w:p w:rsidR="009B3691" w:rsidRDefault="009B3691" w:rsidP="00EA7D5E">
      <w:pPr>
        <w:pStyle w:val="Heading4"/>
      </w:pPr>
      <w:r>
        <w:t>Brief Description</w:t>
      </w:r>
    </w:p>
    <w:p w:rsidR="009B3691" w:rsidRDefault="009B3691" w:rsidP="009B3691"/>
    <w:p w:rsidR="00310C31" w:rsidRDefault="00E90E6D" w:rsidP="00E90E6D">
      <w:r>
        <w:t>The Login Use Case</w:t>
      </w:r>
      <w:r>
        <w:rPr>
          <w:rFonts w:cs="Verdana"/>
        </w:rPr>
        <w:t xml:space="preserve"> </w:t>
      </w:r>
      <w:r w:rsidR="00310C31">
        <w:t xml:space="preserve">provides the capability </w:t>
      </w:r>
      <w:r w:rsidR="000E739D">
        <w:t>to</w:t>
      </w:r>
      <w:r w:rsidR="00310C31">
        <w:t xml:space="preserve"> access to the VMCS.</w:t>
      </w:r>
    </w:p>
    <w:p w:rsidR="00310C31" w:rsidRDefault="00310C31" w:rsidP="00310C31"/>
    <w:p w:rsidR="00310C31" w:rsidRDefault="00310C31" w:rsidP="00EA7D5E">
      <w:pPr>
        <w:pStyle w:val="Heading4"/>
      </w:pPr>
      <w:r>
        <w:t xml:space="preserve"> Characteristic of Activation</w:t>
      </w:r>
    </w:p>
    <w:p w:rsidR="00310C31" w:rsidRDefault="00310C31" w:rsidP="00310C31"/>
    <w:p w:rsidR="00310C31" w:rsidRDefault="00B01969" w:rsidP="00310C31">
      <w:r>
        <w:t>The Login Use Case</w:t>
      </w:r>
      <w:r>
        <w:rPr>
          <w:rFonts w:cs="Verdana"/>
        </w:rPr>
        <w:t xml:space="preserve"> </w:t>
      </w:r>
      <w:r w:rsidR="00310C31">
        <w:t xml:space="preserve">is initiated by </w:t>
      </w:r>
      <w:r w:rsidR="000E739D">
        <w:t xml:space="preserve">the </w:t>
      </w:r>
      <w:r w:rsidR="00310C31">
        <w:t>maintainer.</w:t>
      </w:r>
    </w:p>
    <w:p w:rsidR="00310C31" w:rsidRDefault="00310C31" w:rsidP="00310C31"/>
    <w:p w:rsidR="00310C31" w:rsidRDefault="00310C31" w:rsidP="00EA7D5E">
      <w:pPr>
        <w:pStyle w:val="Heading4"/>
      </w:pPr>
      <w:r>
        <w:t xml:space="preserve"> Precondition</w:t>
      </w:r>
    </w:p>
    <w:p w:rsidR="00310C31" w:rsidRDefault="00310C31" w:rsidP="00310C31"/>
    <w:p w:rsidR="00310C31" w:rsidRPr="00310C31" w:rsidRDefault="00310C31" w:rsidP="00310C31">
      <w:pPr>
        <w:numPr>
          <w:ilvl w:val="0"/>
          <w:numId w:val="15"/>
        </w:numPr>
        <w:ind w:left="450" w:hanging="450"/>
        <w:rPr>
          <w:rFonts w:cs="Verdana"/>
        </w:rPr>
      </w:pPr>
      <w:r>
        <w:rPr>
          <w:rFonts w:cs="Verdana"/>
        </w:rPr>
        <w:t>The</w:t>
      </w:r>
      <w:r w:rsidR="000E739D">
        <w:rPr>
          <w:rFonts w:cs="Verdana"/>
        </w:rPr>
        <w:t xml:space="preserve"> </w:t>
      </w:r>
      <w:r w:rsidR="009D06A4">
        <w:rPr>
          <w:rFonts w:cs="Verdana"/>
        </w:rPr>
        <w:t>VM</w:t>
      </w:r>
      <w:r>
        <w:rPr>
          <w:rFonts w:cs="Verdana"/>
        </w:rPr>
        <w:t xml:space="preserve"> door must be locked</w:t>
      </w:r>
      <w:r w:rsidR="000E739D">
        <w:rPr>
          <w:rFonts w:cs="Verdana"/>
        </w:rPr>
        <w:t>.</w:t>
      </w:r>
    </w:p>
    <w:p w:rsidR="00310C31" w:rsidRDefault="00310C31" w:rsidP="00310C31"/>
    <w:p w:rsidR="00310C31" w:rsidRDefault="00811A69" w:rsidP="00EA7D5E">
      <w:pPr>
        <w:pStyle w:val="Heading4"/>
      </w:pPr>
      <w:r>
        <w:t>Description</w:t>
      </w:r>
    </w:p>
    <w:p w:rsidR="00811A69" w:rsidRDefault="00811A69" w:rsidP="00811A69">
      <w:pPr>
        <w:pStyle w:val="Heading5"/>
      </w:pPr>
      <w:r>
        <w:t xml:space="preserve"> Basic Flow</w:t>
      </w:r>
    </w:p>
    <w:p w:rsidR="00811A69" w:rsidRDefault="00811A69" w:rsidP="00811A69"/>
    <w:p w:rsidR="000E739D" w:rsidRDefault="00E90E6D" w:rsidP="00B034A0">
      <w:pPr>
        <w:numPr>
          <w:ilvl w:val="0"/>
          <w:numId w:val="17"/>
        </w:numPr>
        <w:ind w:left="450" w:hanging="450"/>
      </w:pPr>
      <w:r>
        <w:t>The Login Use Case</w:t>
      </w:r>
      <w:r>
        <w:rPr>
          <w:rFonts w:cs="Verdana"/>
        </w:rPr>
        <w:t xml:space="preserve"> </w:t>
      </w:r>
      <w:r w:rsidR="006F3030" w:rsidRPr="00B40B30">
        <w:rPr>
          <w:rFonts w:cs="Verdana"/>
        </w:rPr>
        <w:t>begins when</w:t>
      </w:r>
      <w:r w:rsidR="006F3030">
        <w:t xml:space="preserve"> the maintainer enter</w:t>
      </w:r>
      <w:r w:rsidR="000E739D">
        <w:t>ed</w:t>
      </w:r>
      <w:r w:rsidR="006F3030">
        <w:t xml:space="preserve"> the password</w:t>
      </w:r>
      <w:r w:rsidR="00EA4DB2">
        <w:t>.</w:t>
      </w:r>
      <w:r w:rsidR="00B034A0">
        <w:rPr>
          <w:rFonts w:cs="Verdana"/>
          <w:b/>
          <w:bCs/>
        </w:rPr>
        <w:t xml:space="preserve"> </w:t>
      </w:r>
      <w:r w:rsidR="00B034A0" w:rsidRPr="00060996">
        <w:rPr>
          <w:b/>
          <w:bCs/>
          <w:i/>
          <w:iCs/>
        </w:rPr>
        <w:t>(SRS_REQ_</w:t>
      </w:r>
      <w:r w:rsidR="00B034A0">
        <w:rPr>
          <w:b/>
          <w:bCs/>
          <w:i/>
          <w:iCs/>
        </w:rPr>
        <w:t>301</w:t>
      </w:r>
      <w:r w:rsidR="00B034A0" w:rsidRPr="00060996">
        <w:rPr>
          <w:b/>
          <w:bCs/>
          <w:i/>
          <w:iCs/>
        </w:rPr>
        <w:t>)</w:t>
      </w:r>
      <w:r w:rsidR="00B034A0">
        <w:rPr>
          <w:b/>
          <w:bCs/>
          <w:i/>
          <w:iCs/>
        </w:rPr>
        <w:t>,</w:t>
      </w:r>
      <w:r w:rsidR="00B034A0">
        <w:rPr>
          <w:b/>
          <w:bCs/>
        </w:rPr>
        <w:t xml:space="preserve"> </w:t>
      </w:r>
      <w:r w:rsidR="00B034A0" w:rsidRPr="00060996">
        <w:rPr>
          <w:b/>
          <w:bCs/>
          <w:i/>
          <w:iCs/>
        </w:rPr>
        <w:t>(SRS_REQ_</w:t>
      </w:r>
      <w:r w:rsidR="00B034A0">
        <w:rPr>
          <w:b/>
          <w:bCs/>
          <w:i/>
          <w:iCs/>
        </w:rPr>
        <w:t>303</w:t>
      </w:r>
      <w:r w:rsidR="00B034A0" w:rsidRPr="00060996">
        <w:rPr>
          <w:b/>
          <w:bCs/>
          <w:i/>
          <w:iCs/>
        </w:rPr>
        <w:t>)</w:t>
      </w:r>
    </w:p>
    <w:p w:rsidR="00811A69" w:rsidRDefault="00EA4DB2" w:rsidP="00B034A0">
      <w:pPr>
        <w:ind w:left="450" w:firstLine="270"/>
      </w:pPr>
      <w:r w:rsidRPr="00EA4DB2">
        <w:rPr>
          <w:b/>
          <w:bCs/>
        </w:rPr>
        <w:t xml:space="preserve">[E1] </w:t>
      </w:r>
      <w:r w:rsidR="000E739D">
        <w:rPr>
          <w:b/>
          <w:bCs/>
        </w:rPr>
        <w:t xml:space="preserve">- </w:t>
      </w:r>
      <w:r w:rsidRPr="00EA4DB2">
        <w:rPr>
          <w:b/>
          <w:bCs/>
        </w:rPr>
        <w:t>Invalid password</w:t>
      </w:r>
    </w:p>
    <w:p w:rsidR="006F3030" w:rsidRDefault="006F3030" w:rsidP="00E0385D">
      <w:pPr>
        <w:numPr>
          <w:ilvl w:val="0"/>
          <w:numId w:val="17"/>
        </w:numPr>
        <w:ind w:left="450" w:hanging="450"/>
      </w:pPr>
      <w:r>
        <w:t xml:space="preserve">Once the maintainer has been authorized </w:t>
      </w:r>
      <w:r w:rsidR="00EA4DB2">
        <w:t xml:space="preserve">the </w:t>
      </w:r>
      <w:r>
        <w:t xml:space="preserve">VMCS </w:t>
      </w:r>
      <w:r w:rsidR="00EA4DB2">
        <w:t>shows “PASSWORD VALID”</w:t>
      </w:r>
      <w:r w:rsidR="00317FFC">
        <w:t xml:space="preserve"> </w:t>
      </w:r>
      <w:r w:rsidR="000E739D">
        <w:t xml:space="preserve">and consequently the VMCS will change the door status to “UNLOCK” and it </w:t>
      </w:r>
      <w:r w:rsidR="00D1351B">
        <w:t>enable</w:t>
      </w:r>
      <w:r w:rsidR="000E739D">
        <w:t xml:space="preserve"> </w:t>
      </w:r>
      <w:r w:rsidR="00F87F6B">
        <w:t>MISP</w:t>
      </w:r>
      <w:r w:rsidR="00D1351B">
        <w:t xml:space="preserve"> and disable </w:t>
      </w:r>
      <w:r w:rsidR="00E0385D">
        <w:t>the CIP.</w:t>
      </w:r>
      <w:r w:rsidR="000E739D">
        <w:t>.</w:t>
      </w:r>
      <w:r w:rsidR="00B034A0">
        <w:rPr>
          <w:b/>
          <w:bCs/>
        </w:rPr>
        <w:t xml:space="preserve"> </w:t>
      </w:r>
      <w:r w:rsidR="00B034A0" w:rsidRPr="00060996">
        <w:rPr>
          <w:b/>
          <w:bCs/>
          <w:i/>
          <w:iCs/>
        </w:rPr>
        <w:t>(SRS_REQ_</w:t>
      </w:r>
      <w:r w:rsidR="00B034A0">
        <w:rPr>
          <w:b/>
          <w:bCs/>
          <w:i/>
          <w:iCs/>
        </w:rPr>
        <w:t>302</w:t>
      </w:r>
      <w:r w:rsidR="00B034A0" w:rsidRPr="00060996">
        <w:rPr>
          <w:b/>
          <w:bCs/>
          <w:i/>
          <w:iCs/>
        </w:rPr>
        <w:t>)</w:t>
      </w:r>
      <w:r w:rsidR="00C271E3">
        <w:rPr>
          <w:b/>
          <w:bCs/>
          <w:i/>
          <w:iCs/>
        </w:rPr>
        <w:t xml:space="preserve">, </w:t>
      </w:r>
      <w:r w:rsidR="00C271E3" w:rsidRPr="00060996">
        <w:rPr>
          <w:b/>
          <w:bCs/>
          <w:i/>
          <w:iCs/>
        </w:rPr>
        <w:t>(SRS_REQ_</w:t>
      </w:r>
      <w:r w:rsidR="00C271E3">
        <w:rPr>
          <w:b/>
          <w:bCs/>
          <w:i/>
          <w:iCs/>
        </w:rPr>
        <w:t>30</w:t>
      </w:r>
      <w:r w:rsidR="00162467">
        <w:rPr>
          <w:b/>
          <w:bCs/>
          <w:i/>
          <w:iCs/>
        </w:rPr>
        <w:t>4</w:t>
      </w:r>
      <w:r w:rsidR="00C271E3" w:rsidRPr="00060996">
        <w:rPr>
          <w:b/>
          <w:bCs/>
          <w:i/>
          <w:iCs/>
        </w:rPr>
        <w:t>)</w:t>
      </w:r>
      <w:r w:rsidR="00853A3A">
        <w:rPr>
          <w:b/>
          <w:bCs/>
          <w:i/>
          <w:iCs/>
        </w:rPr>
        <w:t xml:space="preserve">, </w:t>
      </w:r>
      <w:r w:rsidR="00162467" w:rsidRPr="00060996">
        <w:rPr>
          <w:b/>
          <w:bCs/>
          <w:i/>
          <w:iCs/>
        </w:rPr>
        <w:t>(SRS_REQ_</w:t>
      </w:r>
      <w:r w:rsidR="00162467">
        <w:rPr>
          <w:b/>
          <w:bCs/>
          <w:i/>
          <w:iCs/>
        </w:rPr>
        <w:t>305</w:t>
      </w:r>
      <w:r w:rsidR="00162467" w:rsidRPr="00060996">
        <w:rPr>
          <w:b/>
          <w:bCs/>
          <w:i/>
          <w:iCs/>
        </w:rPr>
        <w:t>)</w:t>
      </w:r>
      <w:r w:rsidR="006C5520">
        <w:rPr>
          <w:b/>
          <w:bCs/>
          <w:i/>
          <w:iCs/>
        </w:rPr>
        <w:t>,</w:t>
      </w:r>
      <w:r w:rsidR="006C5520">
        <w:rPr>
          <w:b/>
          <w:bCs/>
        </w:rPr>
        <w:t xml:space="preserve"> </w:t>
      </w:r>
      <w:r w:rsidR="006C5520" w:rsidRPr="00060996">
        <w:rPr>
          <w:b/>
          <w:bCs/>
          <w:i/>
          <w:iCs/>
        </w:rPr>
        <w:t>(SRS_REQ_</w:t>
      </w:r>
      <w:r w:rsidR="006C5520">
        <w:rPr>
          <w:b/>
          <w:bCs/>
          <w:i/>
          <w:iCs/>
        </w:rPr>
        <w:t>306</w:t>
      </w:r>
      <w:r w:rsidR="006C5520" w:rsidRPr="00060996">
        <w:rPr>
          <w:b/>
          <w:bCs/>
          <w:i/>
          <w:iCs/>
        </w:rPr>
        <w:t>)</w:t>
      </w:r>
    </w:p>
    <w:p w:rsidR="00CE5D77" w:rsidRPr="00CE5D77" w:rsidRDefault="00CE5D77" w:rsidP="00CE5D77">
      <w:pPr>
        <w:ind w:firstLine="720"/>
        <w:rPr>
          <w:b/>
          <w:bCs/>
        </w:rPr>
      </w:pPr>
      <w:r w:rsidRPr="00CE5D77">
        <w:rPr>
          <w:b/>
          <w:bCs/>
        </w:rPr>
        <w:t>[E2]</w:t>
      </w:r>
      <w:r>
        <w:rPr>
          <w:b/>
          <w:bCs/>
        </w:rPr>
        <w:t xml:space="preserve"> – Purchase in progress</w:t>
      </w:r>
    </w:p>
    <w:p w:rsidR="006F3030" w:rsidRDefault="00E90E6D" w:rsidP="00B74937">
      <w:pPr>
        <w:numPr>
          <w:ilvl w:val="0"/>
          <w:numId w:val="17"/>
        </w:numPr>
        <w:ind w:left="450" w:hanging="450"/>
      </w:pPr>
      <w:r>
        <w:t>The Login Use Case</w:t>
      </w:r>
      <w:r>
        <w:rPr>
          <w:rFonts w:cs="Verdana"/>
        </w:rPr>
        <w:t xml:space="preserve"> </w:t>
      </w:r>
      <w:r w:rsidR="00937FB0" w:rsidRPr="00B40B30">
        <w:rPr>
          <w:rFonts w:cs="Verdana"/>
          <w:bCs/>
        </w:rPr>
        <w:t>ends here.</w:t>
      </w:r>
    </w:p>
    <w:p w:rsidR="00811A69" w:rsidRDefault="009C2624" w:rsidP="00811A69">
      <w:r>
        <w:br w:type="page"/>
      </w:r>
    </w:p>
    <w:p w:rsidR="00811A69" w:rsidRDefault="00811A69" w:rsidP="00811A69">
      <w:pPr>
        <w:pStyle w:val="Heading5"/>
      </w:pPr>
      <w:r>
        <w:t xml:space="preserve"> Alternative Flow</w:t>
      </w:r>
    </w:p>
    <w:p w:rsidR="00811A69" w:rsidRDefault="00811A69" w:rsidP="00811A69"/>
    <w:p w:rsidR="00811A69" w:rsidRDefault="00317FFC" w:rsidP="00811A69">
      <w:r>
        <w:t>Not Applicable</w:t>
      </w:r>
    </w:p>
    <w:p w:rsidR="00811A69" w:rsidRDefault="00811A69" w:rsidP="00811A69"/>
    <w:p w:rsidR="00811A69" w:rsidRPr="00811A69" w:rsidRDefault="00811A69" w:rsidP="00811A69">
      <w:pPr>
        <w:pStyle w:val="Heading5"/>
      </w:pPr>
      <w:r>
        <w:t xml:space="preserve"> Exception Flow</w:t>
      </w:r>
    </w:p>
    <w:p w:rsidR="00811A69" w:rsidRDefault="00811A69" w:rsidP="00811A69"/>
    <w:p w:rsidR="00811A69" w:rsidRDefault="00EA4DB2" w:rsidP="00811A69">
      <w:pPr>
        <w:rPr>
          <w:b/>
          <w:bCs/>
        </w:rPr>
      </w:pPr>
      <w:r w:rsidRPr="00EA4DB2">
        <w:rPr>
          <w:b/>
          <w:bCs/>
        </w:rPr>
        <w:t>[E1] – Invalid Password</w:t>
      </w:r>
    </w:p>
    <w:p w:rsidR="00317FFC" w:rsidRDefault="00317FFC" w:rsidP="00811A69">
      <w:pPr>
        <w:rPr>
          <w:b/>
          <w:bCs/>
        </w:rPr>
      </w:pPr>
    </w:p>
    <w:p w:rsidR="00EA4DB2" w:rsidRDefault="00EA4DB2" w:rsidP="00EA4DB2">
      <w:pPr>
        <w:numPr>
          <w:ilvl w:val="0"/>
          <w:numId w:val="18"/>
        </w:numPr>
      </w:pPr>
      <w:r>
        <w:t>The VMCS will display “PASSWORD INVALID”</w:t>
      </w:r>
    </w:p>
    <w:p w:rsidR="00317FFC" w:rsidRPr="00EA4DB2" w:rsidRDefault="00E90E6D" w:rsidP="006505DD">
      <w:pPr>
        <w:numPr>
          <w:ilvl w:val="0"/>
          <w:numId w:val="18"/>
        </w:numPr>
      </w:pPr>
      <w:r>
        <w:t>The Login Use Case</w:t>
      </w:r>
      <w:r>
        <w:rPr>
          <w:rFonts w:cs="Verdana"/>
        </w:rPr>
        <w:t xml:space="preserve"> </w:t>
      </w:r>
      <w:r w:rsidR="006505DD">
        <w:rPr>
          <w:rFonts w:cs="Verdana"/>
        </w:rPr>
        <w:t>continues</w:t>
      </w:r>
      <w:r w:rsidR="00317FFC" w:rsidRPr="00B40B30">
        <w:rPr>
          <w:rFonts w:cs="Verdana"/>
          <w:bCs/>
        </w:rPr>
        <w:t>.</w:t>
      </w:r>
    </w:p>
    <w:p w:rsidR="00811A69" w:rsidRDefault="00811A69" w:rsidP="00811A69"/>
    <w:p w:rsidR="00CE5D77" w:rsidRDefault="00CE5D77" w:rsidP="00CE5D77">
      <w:pPr>
        <w:rPr>
          <w:b/>
          <w:bCs/>
        </w:rPr>
      </w:pPr>
      <w:r w:rsidRPr="00CE5D77">
        <w:rPr>
          <w:b/>
          <w:bCs/>
        </w:rPr>
        <w:t>[E2]</w:t>
      </w:r>
      <w:r>
        <w:rPr>
          <w:b/>
          <w:bCs/>
        </w:rPr>
        <w:t xml:space="preserve"> – Purchase in progress</w:t>
      </w:r>
      <w:r w:rsidR="006505DD">
        <w:rPr>
          <w:b/>
          <w:bCs/>
        </w:rPr>
        <w:t xml:space="preserve"> </w:t>
      </w:r>
      <w:r w:rsidR="006505DD" w:rsidRPr="00060996">
        <w:rPr>
          <w:b/>
          <w:bCs/>
          <w:i/>
          <w:iCs/>
        </w:rPr>
        <w:t>(SRS_REQ_</w:t>
      </w:r>
      <w:r w:rsidR="006505DD">
        <w:rPr>
          <w:b/>
          <w:bCs/>
          <w:i/>
          <w:iCs/>
        </w:rPr>
        <w:t>307</w:t>
      </w:r>
      <w:r w:rsidR="006505DD" w:rsidRPr="00060996">
        <w:rPr>
          <w:b/>
          <w:bCs/>
          <w:i/>
          <w:iCs/>
        </w:rPr>
        <w:t>)</w:t>
      </w:r>
    </w:p>
    <w:p w:rsidR="00CE5D77" w:rsidRPr="00CE5D77" w:rsidRDefault="00CE5D77" w:rsidP="00CE5D77"/>
    <w:p w:rsidR="00CE5D77" w:rsidRDefault="00CE5D77" w:rsidP="006E44D8">
      <w:pPr>
        <w:numPr>
          <w:ilvl w:val="0"/>
          <w:numId w:val="50"/>
        </w:numPr>
      </w:pPr>
      <w:r>
        <w:t xml:space="preserve">If customer was in any stage of Buy Drinks Use Case </w:t>
      </w:r>
      <w:r w:rsidR="00722B3F">
        <w:t>except step VII</w:t>
      </w:r>
      <w:r w:rsidR="006E44D8">
        <w:t xml:space="preserve"> </w:t>
      </w:r>
      <w:r w:rsidR="00722B3F">
        <w:t xml:space="preserve">onward </w:t>
      </w:r>
      <w:r>
        <w:t xml:space="preserve">the VMCS should rollback the transaction </w:t>
      </w:r>
      <w:r w:rsidR="00722B3F">
        <w:t>and return the money to the customer</w:t>
      </w:r>
      <w:r w:rsidR="00A034DC">
        <w:t>.</w:t>
      </w:r>
    </w:p>
    <w:p w:rsidR="006505DD" w:rsidRPr="00CE5D77" w:rsidRDefault="006505DD" w:rsidP="007362A2">
      <w:pPr>
        <w:numPr>
          <w:ilvl w:val="0"/>
          <w:numId w:val="50"/>
        </w:numPr>
      </w:pPr>
      <w:r>
        <w:t>The Login Use Case continues</w:t>
      </w:r>
      <w:r w:rsidR="001939EF">
        <w:t>.</w:t>
      </w:r>
    </w:p>
    <w:p w:rsidR="00CE5D77" w:rsidRPr="00811A69" w:rsidRDefault="00CE5D77" w:rsidP="00811A69"/>
    <w:p w:rsidR="00811A69" w:rsidRDefault="00811A69" w:rsidP="00EA7D5E">
      <w:pPr>
        <w:pStyle w:val="Heading4"/>
      </w:pPr>
      <w:r>
        <w:t>Post-condition(s)</w:t>
      </w:r>
    </w:p>
    <w:p w:rsidR="00811A69" w:rsidRDefault="00811A69" w:rsidP="00811A69"/>
    <w:p w:rsidR="00811A69" w:rsidRPr="00811A69" w:rsidRDefault="0021497C" w:rsidP="00B01969">
      <w:pPr>
        <w:numPr>
          <w:ilvl w:val="0"/>
          <w:numId w:val="19"/>
        </w:numPr>
      </w:pPr>
      <w:r>
        <w:t>The maintainer should have the access to the can and money storage</w:t>
      </w:r>
      <w:r w:rsidR="00271C71">
        <w:t>.</w:t>
      </w:r>
    </w:p>
    <w:p w:rsidR="00811A69" w:rsidRDefault="00811A69" w:rsidP="00811A69"/>
    <w:p w:rsidR="00811A69" w:rsidRDefault="00811A69" w:rsidP="00EA7D5E">
      <w:pPr>
        <w:pStyle w:val="Heading4"/>
      </w:pPr>
      <w:r>
        <w:t>Rule(s)</w:t>
      </w:r>
      <w:r w:rsidR="00517D5D">
        <w:t xml:space="preserve"> and </w:t>
      </w:r>
      <w:r>
        <w:t>Constraint(s)</w:t>
      </w:r>
    </w:p>
    <w:p w:rsidR="00811A69" w:rsidRDefault="00811A69" w:rsidP="00811A69"/>
    <w:p w:rsidR="00811A69" w:rsidRDefault="00B02DB1" w:rsidP="00811A69">
      <w:r>
        <w:t>Not applicable</w:t>
      </w:r>
    </w:p>
    <w:p w:rsidR="00B02DB1" w:rsidRPr="00811A69" w:rsidRDefault="00B02DB1" w:rsidP="00811A69"/>
    <w:p w:rsidR="00811A69" w:rsidRDefault="00811A69" w:rsidP="00EA7D5E">
      <w:pPr>
        <w:pStyle w:val="Heading4"/>
      </w:pPr>
      <w:r>
        <w:t>GUI</w:t>
      </w:r>
    </w:p>
    <w:p w:rsidR="00B1421C" w:rsidRDefault="00B1421C" w:rsidP="004D09FB"/>
    <w:p w:rsidR="00B1421C" w:rsidRDefault="00B1421C" w:rsidP="004D09FB"/>
    <w:p w:rsidR="004D09FB" w:rsidRDefault="004D09FB" w:rsidP="004D09FB">
      <w:pPr>
        <w:jc w:val="center"/>
      </w:pPr>
      <w:r>
        <w:rPr>
          <w:noProof/>
        </w:rPr>
        <w:drawing>
          <wp:inline distT="0" distB="0" distL="0" distR="0" wp14:anchorId="724A9297" wp14:editId="31E69854">
            <wp:extent cx="4114800" cy="127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14800" cy="1276350"/>
                    </a:xfrm>
                    <a:prstGeom prst="rect">
                      <a:avLst/>
                    </a:prstGeom>
                  </pic:spPr>
                </pic:pic>
              </a:graphicData>
            </a:graphic>
          </wp:inline>
        </w:drawing>
      </w:r>
    </w:p>
    <w:p w:rsidR="004D09FB" w:rsidRDefault="004D09FB" w:rsidP="004D09FB"/>
    <w:p w:rsidR="00B1421C" w:rsidRPr="00B1421C" w:rsidRDefault="00B1421C" w:rsidP="004D09FB"/>
    <w:p w:rsidR="00B1421C" w:rsidRPr="00B1421C" w:rsidRDefault="00B1421C" w:rsidP="00B1421C">
      <w:pPr>
        <w:pStyle w:val="Heading4"/>
      </w:pPr>
      <w:r>
        <w:t>Notes</w:t>
      </w:r>
    </w:p>
    <w:p w:rsidR="00B1421C" w:rsidRPr="00B1421C" w:rsidRDefault="00B1421C" w:rsidP="00B1421C"/>
    <w:p w:rsidR="00811A69" w:rsidRDefault="00811A69" w:rsidP="00811A69"/>
    <w:p w:rsidR="009C2624" w:rsidRDefault="009C2624" w:rsidP="00310C31"/>
    <w:p w:rsidR="007B3493" w:rsidRDefault="00B1421C" w:rsidP="003E064F">
      <w:pPr>
        <w:pStyle w:val="Heading3"/>
      </w:pPr>
      <w:r>
        <w:br w:type="page"/>
      </w:r>
      <w:bookmarkStart w:id="71" w:name="_Toc370719515"/>
      <w:bookmarkStart w:id="72" w:name="_Toc371545699"/>
      <w:r w:rsidR="007B3493">
        <w:t xml:space="preserve">Maintain </w:t>
      </w:r>
      <w:r w:rsidR="003766AB">
        <w:t>Vending Machine</w:t>
      </w:r>
      <w:r w:rsidR="007B3493">
        <w:t xml:space="preserve"> </w:t>
      </w:r>
      <w:r w:rsidR="003E064F">
        <w:t xml:space="preserve">Use Case </w:t>
      </w:r>
      <w:r w:rsidR="007B3493" w:rsidRPr="006F4EB0">
        <w:rPr>
          <w:i/>
          <w:iCs/>
        </w:rPr>
        <w:t>(SRS_REQ_</w:t>
      </w:r>
      <w:r w:rsidR="00832DA2">
        <w:rPr>
          <w:i/>
          <w:iCs/>
        </w:rPr>
        <w:t>4</w:t>
      </w:r>
      <w:r w:rsidR="007B3493" w:rsidRPr="006F4EB0">
        <w:rPr>
          <w:i/>
          <w:iCs/>
        </w:rPr>
        <w:t>00)</w:t>
      </w:r>
      <w:bookmarkEnd w:id="71"/>
      <w:bookmarkEnd w:id="72"/>
    </w:p>
    <w:p w:rsidR="00237C64" w:rsidRDefault="00237C64" w:rsidP="00237C64"/>
    <w:p w:rsidR="003766AB" w:rsidRDefault="003766AB" w:rsidP="00237C64"/>
    <w:p w:rsidR="000C1219" w:rsidRDefault="000C76E1" w:rsidP="00237C64">
      <w:r>
        <w:pict w14:anchorId="1E3BEBC4">
          <v:shape id="_x0000_i1029" type="#_x0000_t75" style="width:6in;height:106.95pt">
            <v:imagedata r:id="rId24" o:title=""/>
          </v:shape>
        </w:pict>
      </w:r>
    </w:p>
    <w:p w:rsidR="000C1219" w:rsidRDefault="000C1219" w:rsidP="00237C64"/>
    <w:p w:rsidR="009C2624" w:rsidRDefault="009C2624" w:rsidP="009C2624"/>
    <w:p w:rsidR="00832DA2" w:rsidRDefault="00832DA2" w:rsidP="003766AB">
      <w:pPr>
        <w:pStyle w:val="Caption"/>
      </w:pPr>
      <w:bookmarkStart w:id="73" w:name="_Toc371545720"/>
      <w:r>
        <w:t xml:space="preserve">Figure </w:t>
      </w:r>
      <w:fldSimple w:instr=" SEQ Figure \* ARABIC ">
        <w:r w:rsidR="00BC06A7">
          <w:rPr>
            <w:noProof/>
          </w:rPr>
          <w:t>6</w:t>
        </w:r>
      </w:fldSimple>
      <w:r>
        <w:t xml:space="preserve"> : Maintain </w:t>
      </w:r>
      <w:r w:rsidR="003766AB">
        <w:t>Vending Machine</w:t>
      </w:r>
      <w:r>
        <w:t xml:space="preserve"> </w:t>
      </w:r>
      <w:r w:rsidR="005E035B">
        <w:t xml:space="preserve">Use </w:t>
      </w:r>
      <w:r w:rsidR="003766AB">
        <w:t>C</w:t>
      </w:r>
      <w:r w:rsidR="005E035B">
        <w:t>ase</w:t>
      </w:r>
      <w:bookmarkEnd w:id="73"/>
    </w:p>
    <w:p w:rsidR="009C2624" w:rsidRDefault="009C2624" w:rsidP="009C2624"/>
    <w:p w:rsidR="007B3493" w:rsidRDefault="007B3493" w:rsidP="00EA7D5E">
      <w:pPr>
        <w:pStyle w:val="Heading4"/>
      </w:pPr>
      <w:r>
        <w:t>Brief Description</w:t>
      </w:r>
    </w:p>
    <w:p w:rsidR="00845DF5" w:rsidRPr="00845DF5" w:rsidRDefault="00845DF5" w:rsidP="00845DF5"/>
    <w:p w:rsidR="00237C64" w:rsidRDefault="00B01969" w:rsidP="00237C64">
      <w:r>
        <w:rPr>
          <w:rFonts w:cs="Verdana"/>
        </w:rPr>
        <w:t xml:space="preserve">The </w:t>
      </w:r>
      <w:r w:rsidRPr="000C1E94">
        <w:rPr>
          <w:rFonts w:cs="Verdana"/>
        </w:rPr>
        <w:t>Maintain Vending Machine Use Case</w:t>
      </w:r>
      <w:r w:rsidRPr="00944974">
        <w:rPr>
          <w:rFonts w:cs="Verdana"/>
        </w:rPr>
        <w:t xml:space="preserve"> </w:t>
      </w:r>
      <w:r w:rsidR="00237C64">
        <w:t>provides the</w:t>
      </w:r>
      <w:r w:rsidR="003766AB">
        <w:t xml:space="preserve"> capability to maintain the </w:t>
      </w:r>
      <w:r w:rsidR="009D06A4">
        <w:t>VM</w:t>
      </w:r>
      <w:r w:rsidR="00237C64">
        <w:t>.</w:t>
      </w:r>
    </w:p>
    <w:p w:rsidR="00845DF5" w:rsidRPr="00237C64" w:rsidRDefault="00845DF5" w:rsidP="00237C64"/>
    <w:p w:rsidR="007B3493" w:rsidRDefault="007B3493" w:rsidP="00EA7D5E">
      <w:pPr>
        <w:pStyle w:val="Heading4"/>
      </w:pPr>
      <w:r>
        <w:t>Characteristic of Activation</w:t>
      </w:r>
    </w:p>
    <w:p w:rsidR="008D1334" w:rsidRPr="008D1334" w:rsidRDefault="008D1334" w:rsidP="008D1334"/>
    <w:p w:rsidR="00237C64" w:rsidRDefault="000C1E94" w:rsidP="00AC6B2D">
      <w:pPr>
        <w:rPr>
          <w:rFonts w:cs="Verdana"/>
        </w:rPr>
      </w:pPr>
      <w:r>
        <w:rPr>
          <w:rFonts w:cs="Verdana"/>
        </w:rPr>
        <w:t xml:space="preserve">The </w:t>
      </w:r>
      <w:r w:rsidRPr="000C1E94">
        <w:rPr>
          <w:rFonts w:cs="Verdana"/>
        </w:rPr>
        <w:t>Maintain Vending Machine Use Case</w:t>
      </w:r>
      <w:r w:rsidR="00AC6B2D" w:rsidRPr="00944974">
        <w:rPr>
          <w:rFonts w:cs="Verdana"/>
        </w:rPr>
        <w:t xml:space="preserve"> </w:t>
      </w:r>
      <w:r w:rsidR="005E035B">
        <w:rPr>
          <w:rFonts w:cs="Verdana"/>
        </w:rPr>
        <w:t xml:space="preserve">is </w:t>
      </w:r>
      <w:r w:rsidR="00AC6B2D" w:rsidRPr="00944974">
        <w:rPr>
          <w:rFonts w:cs="Verdana"/>
        </w:rPr>
        <w:t xml:space="preserve">initiated by </w:t>
      </w:r>
      <w:r w:rsidR="008D1334">
        <w:rPr>
          <w:rFonts w:cs="Verdana"/>
        </w:rPr>
        <w:t xml:space="preserve">the </w:t>
      </w:r>
      <w:r w:rsidR="00AC6B2D">
        <w:rPr>
          <w:rFonts w:cs="Verdana"/>
        </w:rPr>
        <w:t>maintainer</w:t>
      </w:r>
      <w:r w:rsidR="00AC6B2D" w:rsidRPr="00944974">
        <w:rPr>
          <w:rFonts w:cs="Verdana"/>
        </w:rPr>
        <w:t>.</w:t>
      </w:r>
    </w:p>
    <w:p w:rsidR="008D1334" w:rsidRPr="00237C64" w:rsidRDefault="008D1334" w:rsidP="00AC6B2D"/>
    <w:p w:rsidR="007B3493" w:rsidRDefault="007B3493" w:rsidP="00EA7D5E">
      <w:pPr>
        <w:pStyle w:val="Heading4"/>
      </w:pPr>
      <w:r>
        <w:t>Pre-Condition</w:t>
      </w:r>
    </w:p>
    <w:p w:rsidR="00845DF5" w:rsidRPr="00845DF5" w:rsidRDefault="00845DF5" w:rsidP="00845DF5"/>
    <w:p w:rsidR="00AC6B2D" w:rsidRPr="00845DF5" w:rsidRDefault="00AC6B2D" w:rsidP="00AC6B2D">
      <w:pPr>
        <w:numPr>
          <w:ilvl w:val="0"/>
          <w:numId w:val="21"/>
        </w:numPr>
        <w:rPr>
          <w:rFonts w:cs="Verdana"/>
        </w:rPr>
      </w:pPr>
      <w:r>
        <w:t>The maintainer should be authenticated.</w:t>
      </w:r>
    </w:p>
    <w:p w:rsidR="00845DF5" w:rsidRDefault="00845DF5" w:rsidP="00845DF5">
      <w:pPr>
        <w:numPr>
          <w:ilvl w:val="0"/>
          <w:numId w:val="21"/>
        </w:numPr>
        <w:rPr>
          <w:rFonts w:cs="Verdana"/>
        </w:rPr>
      </w:pPr>
      <w:r w:rsidRPr="00AC6B2D">
        <w:rPr>
          <w:rFonts w:cs="Verdana"/>
        </w:rPr>
        <w:t xml:space="preserve">The door must be </w:t>
      </w:r>
      <w:r w:rsidR="00D4442B">
        <w:rPr>
          <w:rFonts w:cs="Verdana"/>
        </w:rPr>
        <w:t>un</w:t>
      </w:r>
      <w:r w:rsidRPr="00AC6B2D">
        <w:rPr>
          <w:rFonts w:cs="Verdana"/>
        </w:rPr>
        <w:t>locked</w:t>
      </w:r>
      <w:r>
        <w:t>.</w:t>
      </w:r>
    </w:p>
    <w:p w:rsidR="00845DF5" w:rsidRPr="00845DF5" w:rsidRDefault="00845DF5" w:rsidP="00FA63DC">
      <w:pPr>
        <w:rPr>
          <w:rFonts w:cs="Verdana"/>
        </w:rPr>
      </w:pPr>
    </w:p>
    <w:p w:rsidR="007B3493" w:rsidRDefault="007B3493" w:rsidP="00EA7D5E">
      <w:pPr>
        <w:pStyle w:val="Heading4"/>
      </w:pPr>
      <w:r>
        <w:t>Description</w:t>
      </w:r>
    </w:p>
    <w:p w:rsidR="007B3493" w:rsidRDefault="007B3493" w:rsidP="007B3493">
      <w:pPr>
        <w:pStyle w:val="Heading5"/>
      </w:pPr>
      <w:r>
        <w:t xml:space="preserve"> Basic Flow</w:t>
      </w:r>
    </w:p>
    <w:p w:rsidR="00610AFC" w:rsidRPr="009C2624" w:rsidRDefault="000C1E94" w:rsidP="00F87F6B">
      <w:pPr>
        <w:pStyle w:val="Heading4"/>
        <w:numPr>
          <w:ilvl w:val="0"/>
          <w:numId w:val="22"/>
        </w:numPr>
        <w:rPr>
          <w:b w:val="0"/>
        </w:rPr>
      </w:pPr>
      <w:r w:rsidRPr="000C1E94">
        <w:rPr>
          <w:rFonts w:cs="Verdana"/>
          <w:b w:val="0"/>
          <w:bCs/>
        </w:rPr>
        <w:t xml:space="preserve">The Maintain Vending Machine Use Case </w:t>
      </w:r>
      <w:r w:rsidR="00381AC7" w:rsidRPr="009C2624">
        <w:rPr>
          <w:b w:val="0"/>
        </w:rPr>
        <w:t xml:space="preserve">starts when </w:t>
      </w:r>
      <w:r w:rsidR="00845DF5" w:rsidRPr="009C2624">
        <w:rPr>
          <w:b w:val="0"/>
        </w:rPr>
        <w:t xml:space="preserve">the </w:t>
      </w:r>
      <w:r w:rsidR="00F87F6B" w:rsidRPr="00F87F6B">
        <w:rPr>
          <w:b w:val="0"/>
        </w:rPr>
        <w:t>MIP</w:t>
      </w:r>
      <w:r w:rsidR="00845DF5" w:rsidRPr="009C2624">
        <w:rPr>
          <w:b w:val="0"/>
        </w:rPr>
        <w:t xml:space="preserve"> is activated.</w:t>
      </w:r>
    </w:p>
    <w:p w:rsidR="00845DF5" w:rsidRDefault="00845DF5" w:rsidP="00EF5863">
      <w:pPr>
        <w:numPr>
          <w:ilvl w:val="0"/>
          <w:numId w:val="22"/>
        </w:numPr>
      </w:pPr>
      <w:r>
        <w:t xml:space="preserve">Once the </w:t>
      </w:r>
      <w:r w:rsidR="00F87F6B">
        <w:t>MIP</w:t>
      </w:r>
      <w:r>
        <w:t xml:space="preserve"> is activated the VMCS will allow the maintainer to </w:t>
      </w:r>
      <w:r w:rsidR="00EF5863">
        <w:t>request</w:t>
      </w:r>
      <w:r w:rsidR="000F7A58">
        <w:t xml:space="preserve"> the following operation</w:t>
      </w:r>
      <w:r w:rsidR="00B1061D">
        <w:t>s</w:t>
      </w:r>
      <w:r>
        <w:t>:</w:t>
      </w:r>
    </w:p>
    <w:p w:rsidR="004816AE" w:rsidRDefault="004816AE" w:rsidP="004816AE"/>
    <w:p w:rsidR="00A53455" w:rsidRDefault="00A53455" w:rsidP="00B848C1">
      <w:pPr>
        <w:ind w:left="360" w:firstLine="360"/>
        <w:rPr>
          <w:b/>
          <w:bCs/>
        </w:rPr>
      </w:pPr>
      <w:r>
        <w:rPr>
          <w:b/>
          <w:bCs/>
        </w:rPr>
        <w:t xml:space="preserve">[A1] - </w:t>
      </w:r>
      <w:r w:rsidRPr="00B31EBA">
        <w:rPr>
          <w:b/>
          <w:bCs/>
        </w:rPr>
        <w:t xml:space="preserve">Display </w:t>
      </w:r>
      <w:r>
        <w:rPr>
          <w:b/>
          <w:bCs/>
        </w:rPr>
        <w:t xml:space="preserve">the </w:t>
      </w:r>
      <w:r w:rsidRPr="00B31EBA">
        <w:rPr>
          <w:b/>
          <w:bCs/>
        </w:rPr>
        <w:t>number of drinks</w:t>
      </w:r>
      <w:r>
        <w:rPr>
          <w:b/>
          <w:bCs/>
        </w:rPr>
        <w:t xml:space="preserve"> for each </w:t>
      </w:r>
      <w:r w:rsidR="002B3B7A">
        <w:rPr>
          <w:b/>
          <w:bCs/>
        </w:rPr>
        <w:t>brand</w:t>
      </w:r>
    </w:p>
    <w:p w:rsidR="004816AE" w:rsidRPr="00B31EBA" w:rsidRDefault="004816AE" w:rsidP="00CC1FA5">
      <w:pPr>
        <w:ind w:left="720"/>
        <w:rPr>
          <w:b/>
          <w:bCs/>
        </w:rPr>
      </w:pPr>
      <w:r w:rsidRPr="00B31EBA">
        <w:rPr>
          <w:b/>
          <w:bCs/>
        </w:rPr>
        <w:t>[A2]</w:t>
      </w:r>
      <w:r w:rsidR="00ED350A">
        <w:rPr>
          <w:b/>
          <w:bCs/>
        </w:rPr>
        <w:t xml:space="preserve"> - </w:t>
      </w:r>
      <w:r w:rsidRPr="00B31EBA">
        <w:rPr>
          <w:b/>
          <w:bCs/>
        </w:rPr>
        <w:t>Display money</w:t>
      </w:r>
      <w:r w:rsidR="00070886">
        <w:rPr>
          <w:b/>
          <w:bCs/>
        </w:rPr>
        <w:t xml:space="preserve"> in selected </w:t>
      </w:r>
      <w:r w:rsidR="00AB7768">
        <w:rPr>
          <w:b/>
          <w:bCs/>
        </w:rPr>
        <w:t>denomination</w:t>
      </w:r>
    </w:p>
    <w:p w:rsidR="004816AE" w:rsidRPr="00B31EBA" w:rsidRDefault="004816AE" w:rsidP="00CC1FA5">
      <w:pPr>
        <w:ind w:left="720"/>
        <w:rPr>
          <w:b/>
          <w:bCs/>
        </w:rPr>
      </w:pPr>
      <w:r w:rsidRPr="00B31EBA">
        <w:rPr>
          <w:b/>
          <w:bCs/>
        </w:rPr>
        <w:t>[A3]</w:t>
      </w:r>
      <w:r w:rsidR="00ED350A">
        <w:rPr>
          <w:b/>
          <w:bCs/>
        </w:rPr>
        <w:t xml:space="preserve"> - </w:t>
      </w:r>
      <w:r w:rsidRPr="00B31EBA">
        <w:rPr>
          <w:b/>
          <w:bCs/>
        </w:rPr>
        <w:t>Display total money held</w:t>
      </w:r>
    </w:p>
    <w:p w:rsidR="004816AE" w:rsidRPr="00B31EBA" w:rsidRDefault="004816AE" w:rsidP="00CC1FA5">
      <w:pPr>
        <w:ind w:left="720"/>
        <w:rPr>
          <w:b/>
          <w:bCs/>
        </w:rPr>
      </w:pPr>
      <w:r w:rsidRPr="00B31EBA">
        <w:rPr>
          <w:b/>
          <w:bCs/>
        </w:rPr>
        <w:t>[A4]</w:t>
      </w:r>
      <w:r w:rsidR="00ED350A">
        <w:rPr>
          <w:b/>
          <w:bCs/>
        </w:rPr>
        <w:t xml:space="preserve"> - </w:t>
      </w:r>
      <w:r w:rsidR="00E65012" w:rsidRPr="00B31EBA">
        <w:rPr>
          <w:b/>
          <w:bCs/>
        </w:rPr>
        <w:t xml:space="preserve">Collect </w:t>
      </w:r>
      <w:r w:rsidR="00E65012">
        <w:rPr>
          <w:b/>
          <w:bCs/>
        </w:rPr>
        <w:t>all the</w:t>
      </w:r>
      <w:r w:rsidR="00E65012" w:rsidRPr="00B31EBA">
        <w:rPr>
          <w:b/>
          <w:bCs/>
        </w:rPr>
        <w:t xml:space="preserve"> </w:t>
      </w:r>
      <w:r w:rsidR="00E65012">
        <w:rPr>
          <w:b/>
          <w:bCs/>
        </w:rPr>
        <w:t>cash</w:t>
      </w:r>
    </w:p>
    <w:p w:rsidR="004816AE" w:rsidRPr="00B31EBA" w:rsidRDefault="004816AE" w:rsidP="00CC1FA5">
      <w:pPr>
        <w:ind w:left="720"/>
        <w:rPr>
          <w:b/>
          <w:bCs/>
        </w:rPr>
      </w:pPr>
      <w:r w:rsidRPr="00B31EBA">
        <w:rPr>
          <w:b/>
          <w:bCs/>
        </w:rPr>
        <w:t>[A5]</w:t>
      </w:r>
      <w:r w:rsidR="00ED350A">
        <w:rPr>
          <w:b/>
          <w:bCs/>
        </w:rPr>
        <w:t xml:space="preserve"> - </w:t>
      </w:r>
      <w:r w:rsidRPr="00B31EBA">
        <w:rPr>
          <w:b/>
          <w:bCs/>
        </w:rPr>
        <w:t xml:space="preserve">Update price of </w:t>
      </w:r>
      <w:r w:rsidR="005833B2">
        <w:rPr>
          <w:b/>
          <w:bCs/>
        </w:rPr>
        <w:t>selected brand</w:t>
      </w:r>
    </w:p>
    <w:p w:rsidR="004816AE" w:rsidRPr="00B31EBA" w:rsidRDefault="004816AE" w:rsidP="00B01969">
      <w:pPr>
        <w:ind w:left="720"/>
        <w:rPr>
          <w:b/>
          <w:bCs/>
        </w:rPr>
      </w:pPr>
      <w:r w:rsidRPr="00B31EBA">
        <w:rPr>
          <w:b/>
          <w:bCs/>
        </w:rPr>
        <w:t>[A6]</w:t>
      </w:r>
      <w:r w:rsidR="00ED350A">
        <w:rPr>
          <w:b/>
          <w:bCs/>
        </w:rPr>
        <w:t xml:space="preserve"> - </w:t>
      </w:r>
      <w:r w:rsidRPr="00B31EBA">
        <w:rPr>
          <w:b/>
          <w:bCs/>
        </w:rPr>
        <w:t xml:space="preserve">Update number of </w:t>
      </w:r>
      <w:r w:rsidR="005833B2">
        <w:rPr>
          <w:b/>
          <w:bCs/>
        </w:rPr>
        <w:t>drinks</w:t>
      </w:r>
    </w:p>
    <w:p w:rsidR="004816AE" w:rsidRDefault="004816AE" w:rsidP="00374BCF">
      <w:pPr>
        <w:ind w:left="720"/>
        <w:rPr>
          <w:b/>
          <w:bCs/>
        </w:rPr>
      </w:pPr>
      <w:r w:rsidRPr="00B31EBA">
        <w:rPr>
          <w:b/>
          <w:bCs/>
        </w:rPr>
        <w:t>[A7]</w:t>
      </w:r>
      <w:r w:rsidR="00ED350A">
        <w:rPr>
          <w:b/>
          <w:bCs/>
        </w:rPr>
        <w:t xml:space="preserve"> - </w:t>
      </w:r>
      <w:r w:rsidRPr="00B31EBA">
        <w:rPr>
          <w:b/>
          <w:bCs/>
        </w:rPr>
        <w:t>Update money denomination</w:t>
      </w:r>
      <w:r w:rsidR="005833B2">
        <w:rPr>
          <w:b/>
          <w:bCs/>
        </w:rPr>
        <w:t>s</w:t>
      </w:r>
    </w:p>
    <w:p w:rsidR="0083246B" w:rsidRDefault="0083246B" w:rsidP="00CC1FA5">
      <w:pPr>
        <w:ind w:left="720"/>
        <w:rPr>
          <w:b/>
          <w:bCs/>
        </w:rPr>
      </w:pPr>
      <w:r>
        <w:rPr>
          <w:b/>
          <w:bCs/>
        </w:rPr>
        <w:t>[A8]</w:t>
      </w:r>
      <w:r w:rsidR="00ED350A">
        <w:rPr>
          <w:b/>
          <w:bCs/>
        </w:rPr>
        <w:t xml:space="preserve"> - </w:t>
      </w:r>
      <w:r w:rsidR="00280952">
        <w:rPr>
          <w:b/>
          <w:bCs/>
        </w:rPr>
        <w:t>Change door status</w:t>
      </w:r>
      <w:r w:rsidR="00E262BC">
        <w:rPr>
          <w:b/>
          <w:bCs/>
        </w:rPr>
        <w:t xml:space="preserve"> from unlock to lock</w:t>
      </w:r>
    </w:p>
    <w:p w:rsidR="004816AE" w:rsidRDefault="004816AE" w:rsidP="00B74937">
      <w:pPr>
        <w:ind w:left="720"/>
        <w:rPr>
          <w:b/>
          <w:bCs/>
        </w:rPr>
      </w:pPr>
      <w:r>
        <w:rPr>
          <w:b/>
          <w:bCs/>
        </w:rPr>
        <w:t>[A</w:t>
      </w:r>
      <w:r w:rsidR="00280952">
        <w:rPr>
          <w:b/>
          <w:bCs/>
        </w:rPr>
        <w:t>9</w:t>
      </w:r>
      <w:r>
        <w:rPr>
          <w:b/>
          <w:bCs/>
        </w:rPr>
        <w:t>]</w:t>
      </w:r>
      <w:r w:rsidR="00ED350A">
        <w:rPr>
          <w:b/>
          <w:bCs/>
        </w:rPr>
        <w:t xml:space="preserve"> - </w:t>
      </w:r>
      <w:r w:rsidR="00DF6ABD">
        <w:rPr>
          <w:b/>
          <w:bCs/>
        </w:rPr>
        <w:t xml:space="preserve">Exit </w:t>
      </w:r>
      <w:r w:rsidR="002D2B6F" w:rsidRPr="002D2B6F">
        <w:rPr>
          <w:b/>
          <w:bCs/>
        </w:rPr>
        <w:t>Maintainer Interface Panel</w:t>
      </w:r>
    </w:p>
    <w:p w:rsidR="004816AE" w:rsidRDefault="004816AE" w:rsidP="004816AE"/>
    <w:p w:rsidR="004816AE" w:rsidRDefault="000C1E94" w:rsidP="00B74937">
      <w:pPr>
        <w:numPr>
          <w:ilvl w:val="0"/>
          <w:numId w:val="22"/>
        </w:numPr>
      </w:pPr>
      <w:r w:rsidRPr="000C1E94">
        <w:rPr>
          <w:rFonts w:cs="Verdana"/>
        </w:rPr>
        <w:t xml:space="preserve">The Maintain Vending Machine Use Case </w:t>
      </w:r>
      <w:r w:rsidR="004816AE" w:rsidRPr="00B40B30">
        <w:rPr>
          <w:rFonts w:cs="Verdana"/>
          <w:bCs/>
        </w:rPr>
        <w:t>ends here.</w:t>
      </w:r>
    </w:p>
    <w:p w:rsidR="00FA63DC" w:rsidRDefault="00FA63DC" w:rsidP="00FA63DC">
      <w:pPr>
        <w:rPr>
          <w:b/>
          <w:bCs/>
        </w:rPr>
      </w:pPr>
    </w:p>
    <w:p w:rsidR="007B3493" w:rsidRDefault="007B3493" w:rsidP="007B3493">
      <w:pPr>
        <w:pStyle w:val="Heading5"/>
      </w:pPr>
      <w:r>
        <w:t xml:space="preserve"> Alternative Flow</w:t>
      </w:r>
    </w:p>
    <w:p w:rsidR="00B31EBA" w:rsidRDefault="00B31EBA" w:rsidP="00B31EBA"/>
    <w:p w:rsidR="00B31EBA" w:rsidRDefault="00EF5863" w:rsidP="008E7A9F">
      <w:pPr>
        <w:rPr>
          <w:b/>
          <w:bCs/>
        </w:rPr>
      </w:pPr>
      <w:r>
        <w:rPr>
          <w:b/>
          <w:bCs/>
        </w:rPr>
        <w:t xml:space="preserve">[A1] - </w:t>
      </w:r>
      <w:r w:rsidR="005833B2" w:rsidRPr="00B31EBA">
        <w:rPr>
          <w:b/>
          <w:bCs/>
        </w:rPr>
        <w:t xml:space="preserve">Display </w:t>
      </w:r>
      <w:r w:rsidR="005833B2">
        <w:rPr>
          <w:b/>
          <w:bCs/>
        </w:rPr>
        <w:t xml:space="preserve">the </w:t>
      </w:r>
      <w:r w:rsidR="005833B2" w:rsidRPr="00B31EBA">
        <w:rPr>
          <w:b/>
          <w:bCs/>
        </w:rPr>
        <w:t>number of drinks</w:t>
      </w:r>
      <w:r w:rsidR="005833B2">
        <w:rPr>
          <w:b/>
          <w:bCs/>
        </w:rPr>
        <w:t xml:space="preserve"> for </w:t>
      </w:r>
      <w:r w:rsidR="00A53455">
        <w:rPr>
          <w:b/>
          <w:bCs/>
        </w:rPr>
        <w:t xml:space="preserve">each </w:t>
      </w:r>
      <w:r w:rsidR="005833B2">
        <w:rPr>
          <w:b/>
          <w:bCs/>
        </w:rPr>
        <w:t>brand</w:t>
      </w:r>
      <w:r w:rsidR="00B848C1">
        <w:rPr>
          <w:b/>
          <w:bCs/>
        </w:rPr>
        <w:t xml:space="preserve"> </w:t>
      </w:r>
      <w:r w:rsidR="00B848C1" w:rsidRPr="00060996">
        <w:rPr>
          <w:b/>
          <w:bCs/>
          <w:i/>
          <w:iCs/>
        </w:rPr>
        <w:t>(SRS_REQ_</w:t>
      </w:r>
      <w:r w:rsidR="00B848C1">
        <w:rPr>
          <w:b/>
          <w:bCs/>
          <w:i/>
          <w:iCs/>
        </w:rPr>
        <w:t>401</w:t>
      </w:r>
      <w:r w:rsidR="00B848C1" w:rsidRPr="00060996">
        <w:rPr>
          <w:b/>
          <w:bCs/>
          <w:i/>
          <w:iCs/>
        </w:rPr>
        <w:t>)</w:t>
      </w:r>
      <w:r w:rsidR="008E7A9F">
        <w:rPr>
          <w:b/>
          <w:bCs/>
          <w:i/>
          <w:iCs/>
        </w:rPr>
        <w:t xml:space="preserve">, </w:t>
      </w:r>
      <w:r w:rsidR="008E7A9F" w:rsidRPr="008827EB">
        <w:rPr>
          <w:b/>
          <w:bCs/>
          <w:i/>
          <w:iCs/>
        </w:rPr>
        <w:t>(SRS_REQ_4</w:t>
      </w:r>
      <w:r w:rsidR="008E7A9F">
        <w:rPr>
          <w:b/>
          <w:bCs/>
          <w:i/>
          <w:iCs/>
        </w:rPr>
        <w:t>12</w:t>
      </w:r>
      <w:r w:rsidR="008E7A9F" w:rsidRPr="008827EB">
        <w:rPr>
          <w:b/>
          <w:bCs/>
          <w:i/>
          <w:iCs/>
        </w:rPr>
        <w:t>)</w:t>
      </w:r>
    </w:p>
    <w:p w:rsidR="00EF5863" w:rsidRDefault="00EF5863" w:rsidP="00E262BC"/>
    <w:p w:rsidR="00B17307" w:rsidRDefault="00E262BC" w:rsidP="00F87F6B">
      <w:pPr>
        <w:numPr>
          <w:ilvl w:val="0"/>
          <w:numId w:val="27"/>
        </w:numPr>
      </w:pPr>
      <w:r>
        <w:t xml:space="preserve">The VMCS </w:t>
      </w:r>
      <w:r w:rsidR="00D622D6">
        <w:t xml:space="preserve">will </w:t>
      </w:r>
      <w:r>
        <w:t xml:space="preserve">display total </w:t>
      </w:r>
      <w:r w:rsidR="00B17307">
        <w:t>number of</w:t>
      </w:r>
      <w:r w:rsidR="00207B44">
        <w:t xml:space="preserve"> can of </w:t>
      </w:r>
      <w:r>
        <w:t>each</w:t>
      </w:r>
      <w:r w:rsidR="00B17307">
        <w:t xml:space="preserve"> brand</w:t>
      </w:r>
      <w:r>
        <w:t xml:space="preserve"> in </w:t>
      </w:r>
      <w:r w:rsidR="00F87F6B">
        <w:t>MISP</w:t>
      </w:r>
      <w:r>
        <w:t>.</w:t>
      </w:r>
    </w:p>
    <w:p w:rsidR="00940086" w:rsidRDefault="000C1E94" w:rsidP="00B67841">
      <w:pPr>
        <w:numPr>
          <w:ilvl w:val="0"/>
          <w:numId w:val="27"/>
        </w:numPr>
      </w:pPr>
      <w:r w:rsidRPr="000C1E94">
        <w:rPr>
          <w:rFonts w:cs="Verdana"/>
        </w:rPr>
        <w:t>The Maintain Vending Machine Use Case</w:t>
      </w:r>
      <w:r>
        <w:t xml:space="preserve"> </w:t>
      </w:r>
      <w:r w:rsidR="00940086">
        <w:t>continues.</w:t>
      </w:r>
    </w:p>
    <w:p w:rsidR="00B17307" w:rsidRPr="00B17307" w:rsidRDefault="00B17307" w:rsidP="00B17307"/>
    <w:p w:rsidR="00B31EBA" w:rsidRDefault="00B31EBA" w:rsidP="009C1856">
      <w:pPr>
        <w:rPr>
          <w:b/>
          <w:bCs/>
        </w:rPr>
      </w:pPr>
      <w:r w:rsidRPr="00B31EBA">
        <w:rPr>
          <w:b/>
          <w:bCs/>
        </w:rPr>
        <w:t>[A2]</w:t>
      </w:r>
      <w:r w:rsidR="00EF5863">
        <w:rPr>
          <w:b/>
          <w:bCs/>
        </w:rPr>
        <w:t xml:space="preserve"> - </w:t>
      </w:r>
      <w:r w:rsidR="005833B2" w:rsidRPr="00B31EBA">
        <w:rPr>
          <w:b/>
          <w:bCs/>
        </w:rPr>
        <w:t>Display money</w:t>
      </w:r>
      <w:r w:rsidR="005833B2">
        <w:rPr>
          <w:b/>
          <w:bCs/>
        </w:rPr>
        <w:t xml:space="preserve"> in selected denomination</w:t>
      </w:r>
      <w:r w:rsidR="00B848C1">
        <w:rPr>
          <w:b/>
          <w:bCs/>
        </w:rPr>
        <w:t xml:space="preserve"> </w:t>
      </w:r>
      <w:r w:rsidR="00B848C1" w:rsidRPr="00060996">
        <w:rPr>
          <w:b/>
          <w:bCs/>
          <w:i/>
          <w:iCs/>
        </w:rPr>
        <w:t>(SRS_REQ_</w:t>
      </w:r>
      <w:r w:rsidR="00B848C1">
        <w:rPr>
          <w:b/>
          <w:bCs/>
          <w:i/>
          <w:iCs/>
        </w:rPr>
        <w:t>402</w:t>
      </w:r>
      <w:r w:rsidR="00B848C1" w:rsidRPr="00060996">
        <w:rPr>
          <w:b/>
          <w:bCs/>
          <w:i/>
          <w:iCs/>
        </w:rPr>
        <w:t>)</w:t>
      </w:r>
      <w:r w:rsidR="009C1856">
        <w:rPr>
          <w:b/>
          <w:bCs/>
          <w:i/>
          <w:iCs/>
        </w:rPr>
        <w:t xml:space="preserve">, </w:t>
      </w:r>
      <w:r w:rsidR="009C1856" w:rsidRPr="008827EB">
        <w:rPr>
          <w:b/>
          <w:bCs/>
          <w:i/>
          <w:iCs/>
        </w:rPr>
        <w:t>(SRS_REQ_40</w:t>
      </w:r>
      <w:r w:rsidR="009C1856">
        <w:rPr>
          <w:b/>
          <w:bCs/>
          <w:i/>
          <w:iCs/>
        </w:rPr>
        <w:t>8</w:t>
      </w:r>
      <w:r w:rsidR="009C1856" w:rsidRPr="008827EB">
        <w:rPr>
          <w:b/>
          <w:bCs/>
          <w:i/>
          <w:iCs/>
        </w:rPr>
        <w:t>)</w:t>
      </w:r>
    </w:p>
    <w:p w:rsidR="00B17307" w:rsidRDefault="00B17307" w:rsidP="00B31EBA"/>
    <w:p w:rsidR="00B17307" w:rsidRDefault="00207B44" w:rsidP="00B74937">
      <w:pPr>
        <w:numPr>
          <w:ilvl w:val="0"/>
          <w:numId w:val="28"/>
        </w:numPr>
      </w:pPr>
      <w:r>
        <w:t>The maintainer select</w:t>
      </w:r>
      <w:r w:rsidR="009848D9">
        <w:t>s</w:t>
      </w:r>
      <w:r>
        <w:t xml:space="preserve"> the denomination</w:t>
      </w:r>
      <w:r w:rsidR="009848D9" w:rsidRPr="009848D9">
        <w:t xml:space="preserve"> </w:t>
      </w:r>
      <w:r w:rsidR="00786E8B">
        <w:t>from</w:t>
      </w:r>
      <w:r w:rsidR="009848D9">
        <w:t xml:space="preserve"> </w:t>
      </w:r>
      <w:r w:rsidR="00B01969" w:rsidRPr="00B01969">
        <w:t>Maintainer Interface Panel</w:t>
      </w:r>
      <w:r w:rsidR="009848D9">
        <w:t>.</w:t>
      </w:r>
    </w:p>
    <w:p w:rsidR="00207B44" w:rsidRDefault="002A13B5" w:rsidP="00B74937">
      <w:pPr>
        <w:numPr>
          <w:ilvl w:val="0"/>
          <w:numId w:val="28"/>
        </w:numPr>
      </w:pPr>
      <w:r>
        <w:t>The VMCS</w:t>
      </w:r>
      <w:r w:rsidR="00D622D6">
        <w:t xml:space="preserve"> will</w:t>
      </w:r>
      <w:r>
        <w:t xml:space="preserve"> display </w:t>
      </w:r>
      <w:r w:rsidR="00207B44">
        <w:t xml:space="preserve">total </w:t>
      </w:r>
      <w:r>
        <w:t>amount</w:t>
      </w:r>
      <w:r w:rsidR="00207B44">
        <w:t xml:space="preserve"> of </w:t>
      </w:r>
      <w:r w:rsidR="006851E9">
        <w:t xml:space="preserve">money </w:t>
      </w:r>
      <w:r>
        <w:t xml:space="preserve">for selected </w:t>
      </w:r>
      <w:r w:rsidR="006851E9">
        <w:t xml:space="preserve">denomination </w:t>
      </w:r>
      <w:r w:rsidR="00207B44">
        <w:t xml:space="preserve">in </w:t>
      </w:r>
      <w:r w:rsidR="00B01969" w:rsidRPr="00B01969">
        <w:t>Maintainer Interface Panel</w:t>
      </w:r>
      <w:r w:rsidR="00207B44">
        <w:t>.</w:t>
      </w:r>
    </w:p>
    <w:p w:rsidR="007454D4" w:rsidRDefault="000C1E94" w:rsidP="007454D4">
      <w:pPr>
        <w:numPr>
          <w:ilvl w:val="0"/>
          <w:numId w:val="28"/>
        </w:numPr>
      </w:pPr>
      <w:r w:rsidRPr="000C1E94">
        <w:rPr>
          <w:rFonts w:cs="Verdana"/>
        </w:rPr>
        <w:t>The Maintain Vending Machine Use Case</w:t>
      </w:r>
      <w:r>
        <w:t xml:space="preserve"> </w:t>
      </w:r>
      <w:r w:rsidR="007454D4">
        <w:t>continues.</w:t>
      </w:r>
    </w:p>
    <w:p w:rsidR="00B17307" w:rsidRPr="00B17307" w:rsidRDefault="00B17307" w:rsidP="00B31EBA"/>
    <w:p w:rsidR="00B31EBA" w:rsidRDefault="00B31EBA" w:rsidP="00186B52">
      <w:pPr>
        <w:rPr>
          <w:b/>
          <w:bCs/>
        </w:rPr>
      </w:pPr>
      <w:r w:rsidRPr="00B31EBA">
        <w:rPr>
          <w:b/>
          <w:bCs/>
        </w:rPr>
        <w:t>[A3]</w:t>
      </w:r>
      <w:r w:rsidR="00EF5863">
        <w:rPr>
          <w:b/>
          <w:bCs/>
        </w:rPr>
        <w:t xml:space="preserve"> - </w:t>
      </w:r>
      <w:r w:rsidRPr="00B31EBA">
        <w:rPr>
          <w:b/>
          <w:bCs/>
        </w:rPr>
        <w:t>Display total money held</w:t>
      </w:r>
      <w:r w:rsidR="009E4046">
        <w:rPr>
          <w:b/>
          <w:bCs/>
        </w:rPr>
        <w:t xml:space="preserve"> </w:t>
      </w:r>
      <w:r w:rsidR="009E4046" w:rsidRPr="00060996">
        <w:rPr>
          <w:b/>
          <w:bCs/>
          <w:i/>
          <w:iCs/>
        </w:rPr>
        <w:t>(SRS_REQ_</w:t>
      </w:r>
      <w:r w:rsidR="009E4046">
        <w:rPr>
          <w:b/>
          <w:bCs/>
          <w:i/>
          <w:iCs/>
        </w:rPr>
        <w:t>403</w:t>
      </w:r>
      <w:r w:rsidR="009E4046" w:rsidRPr="00060996">
        <w:rPr>
          <w:b/>
          <w:bCs/>
          <w:i/>
          <w:iCs/>
        </w:rPr>
        <w:t>)</w:t>
      </w:r>
      <w:r w:rsidR="009C1856">
        <w:rPr>
          <w:b/>
          <w:bCs/>
          <w:i/>
          <w:iCs/>
        </w:rPr>
        <w:t xml:space="preserve">, </w:t>
      </w:r>
      <w:r w:rsidR="009C1856" w:rsidRPr="008827EB">
        <w:rPr>
          <w:b/>
          <w:bCs/>
          <w:i/>
          <w:iCs/>
        </w:rPr>
        <w:t>(SRS_REQ_4</w:t>
      </w:r>
      <w:r w:rsidR="009C1856">
        <w:rPr>
          <w:b/>
          <w:bCs/>
          <w:i/>
          <w:iCs/>
        </w:rPr>
        <w:t>10</w:t>
      </w:r>
      <w:r w:rsidR="009C1856" w:rsidRPr="008827EB">
        <w:rPr>
          <w:b/>
          <w:bCs/>
          <w:i/>
          <w:iCs/>
        </w:rPr>
        <w:t>)</w:t>
      </w:r>
    </w:p>
    <w:p w:rsidR="00B17307" w:rsidRDefault="00B17307" w:rsidP="00B31EBA"/>
    <w:p w:rsidR="00B17307" w:rsidRDefault="00B67841" w:rsidP="00B74937">
      <w:pPr>
        <w:numPr>
          <w:ilvl w:val="0"/>
          <w:numId w:val="26"/>
        </w:numPr>
      </w:pPr>
      <w:r>
        <w:t>The maintainer press</w:t>
      </w:r>
      <w:r w:rsidR="00FF09BD">
        <w:t>es</w:t>
      </w:r>
      <w:r>
        <w:t xml:space="preserve"> the “TOTAL CASH” button</w:t>
      </w:r>
      <w:r w:rsidR="009848D9" w:rsidRPr="009848D9">
        <w:t xml:space="preserve"> </w:t>
      </w:r>
      <w:r w:rsidR="009848D9">
        <w:t xml:space="preserve">in </w:t>
      </w:r>
      <w:r w:rsidR="00B01969" w:rsidRPr="00B01969">
        <w:t>Maintainer Interface Panel</w:t>
      </w:r>
      <w:r w:rsidR="009848D9">
        <w:t>.</w:t>
      </w:r>
    </w:p>
    <w:p w:rsidR="00B67841" w:rsidRDefault="00C23C71" w:rsidP="00FF09BD">
      <w:pPr>
        <w:numPr>
          <w:ilvl w:val="0"/>
          <w:numId w:val="26"/>
        </w:numPr>
      </w:pPr>
      <w:r>
        <w:t xml:space="preserve">The VMCS </w:t>
      </w:r>
      <w:r w:rsidR="00D622D6">
        <w:t xml:space="preserve">will </w:t>
      </w:r>
      <w:r>
        <w:t xml:space="preserve">display </w:t>
      </w:r>
      <w:r w:rsidR="00B67841">
        <w:t xml:space="preserve">total cash which is held </w:t>
      </w:r>
      <w:r>
        <w:t xml:space="preserve">in all denominations </w:t>
      </w:r>
      <w:r w:rsidR="00FF09BD">
        <w:t>to the maintainer.</w:t>
      </w:r>
    </w:p>
    <w:p w:rsidR="007454D4" w:rsidRDefault="000C1E94" w:rsidP="007454D4">
      <w:pPr>
        <w:numPr>
          <w:ilvl w:val="0"/>
          <w:numId w:val="26"/>
        </w:numPr>
      </w:pPr>
      <w:r w:rsidRPr="000C1E94">
        <w:rPr>
          <w:rFonts w:cs="Verdana"/>
        </w:rPr>
        <w:t>The Maintain Vending Machine Use Case</w:t>
      </w:r>
      <w:r>
        <w:t xml:space="preserve"> </w:t>
      </w:r>
      <w:r w:rsidR="007454D4">
        <w:t>continues.</w:t>
      </w:r>
    </w:p>
    <w:p w:rsidR="00B17307" w:rsidRPr="00B17307" w:rsidRDefault="00B17307" w:rsidP="008E7A9F"/>
    <w:p w:rsidR="00B31EBA" w:rsidRDefault="00B31EBA" w:rsidP="008E7A9F">
      <w:pPr>
        <w:rPr>
          <w:b/>
          <w:bCs/>
        </w:rPr>
      </w:pPr>
      <w:r w:rsidRPr="00B31EBA">
        <w:rPr>
          <w:b/>
          <w:bCs/>
        </w:rPr>
        <w:t>[A4]</w:t>
      </w:r>
      <w:r w:rsidR="00EF5863">
        <w:rPr>
          <w:b/>
          <w:bCs/>
        </w:rPr>
        <w:t xml:space="preserve"> - </w:t>
      </w:r>
      <w:r w:rsidR="00FF09BD" w:rsidRPr="00B31EBA">
        <w:rPr>
          <w:b/>
          <w:bCs/>
        </w:rPr>
        <w:t xml:space="preserve">Collect </w:t>
      </w:r>
      <w:r w:rsidR="00FF09BD">
        <w:rPr>
          <w:b/>
          <w:bCs/>
        </w:rPr>
        <w:t>all the</w:t>
      </w:r>
      <w:r w:rsidR="00FF09BD" w:rsidRPr="00B31EBA">
        <w:rPr>
          <w:b/>
          <w:bCs/>
        </w:rPr>
        <w:t xml:space="preserve"> </w:t>
      </w:r>
      <w:r w:rsidR="00E65012">
        <w:rPr>
          <w:b/>
          <w:bCs/>
        </w:rPr>
        <w:t>cash</w:t>
      </w:r>
      <w:r w:rsidR="009E4046">
        <w:rPr>
          <w:b/>
          <w:bCs/>
        </w:rPr>
        <w:t xml:space="preserve"> </w:t>
      </w:r>
      <w:r w:rsidR="009E4046" w:rsidRPr="00060996">
        <w:rPr>
          <w:b/>
          <w:bCs/>
          <w:i/>
          <w:iCs/>
        </w:rPr>
        <w:t>(SRS_REQ_</w:t>
      </w:r>
      <w:r w:rsidR="009E4046">
        <w:rPr>
          <w:b/>
          <w:bCs/>
          <w:i/>
          <w:iCs/>
        </w:rPr>
        <w:t>404</w:t>
      </w:r>
      <w:r w:rsidR="009E4046" w:rsidRPr="00060996">
        <w:rPr>
          <w:b/>
          <w:bCs/>
          <w:i/>
          <w:iCs/>
        </w:rPr>
        <w:t>)</w:t>
      </w:r>
    </w:p>
    <w:p w:rsidR="00B17307" w:rsidRDefault="00B17307" w:rsidP="00B31EBA"/>
    <w:p w:rsidR="00B67841" w:rsidRDefault="00B67841" w:rsidP="003E6CEB">
      <w:pPr>
        <w:numPr>
          <w:ilvl w:val="0"/>
          <w:numId w:val="29"/>
        </w:numPr>
      </w:pPr>
      <w:r>
        <w:t>The maintainer press</w:t>
      </w:r>
      <w:r w:rsidR="009848D9">
        <w:t>es</w:t>
      </w:r>
      <w:r>
        <w:t xml:space="preserve"> the “COLLECT ALL CASH” button</w:t>
      </w:r>
      <w:r w:rsidR="009848D9" w:rsidRPr="009848D9">
        <w:t xml:space="preserve"> </w:t>
      </w:r>
      <w:r w:rsidR="009848D9">
        <w:t xml:space="preserve">in </w:t>
      </w:r>
      <w:r w:rsidR="00B01969" w:rsidRPr="00B01969">
        <w:t>Maintainer Interface Panel</w:t>
      </w:r>
      <w:r w:rsidR="009848D9">
        <w:t>.</w:t>
      </w:r>
    </w:p>
    <w:p w:rsidR="00B67841" w:rsidRDefault="00B67841" w:rsidP="00D622D6">
      <w:pPr>
        <w:numPr>
          <w:ilvl w:val="0"/>
          <w:numId w:val="29"/>
        </w:numPr>
      </w:pPr>
      <w:r>
        <w:t xml:space="preserve">The VMCS </w:t>
      </w:r>
      <w:r w:rsidR="00D622D6">
        <w:t xml:space="preserve">will </w:t>
      </w:r>
      <w:r>
        <w:t>dispens</w:t>
      </w:r>
      <w:r w:rsidR="00D622D6">
        <w:t>e</w:t>
      </w:r>
      <w:r>
        <w:t xml:space="preserve"> all the cash</w:t>
      </w:r>
      <w:r w:rsidR="007454D4">
        <w:t>.</w:t>
      </w:r>
      <w:r w:rsidR="008E7A9F">
        <w:rPr>
          <w:b/>
          <w:bCs/>
          <w:i/>
          <w:iCs/>
        </w:rPr>
        <w:t xml:space="preserve"> </w:t>
      </w:r>
      <w:r w:rsidR="008E7A9F" w:rsidRPr="008827EB">
        <w:rPr>
          <w:b/>
          <w:bCs/>
          <w:i/>
          <w:iCs/>
        </w:rPr>
        <w:t>(SRS_REQ_4</w:t>
      </w:r>
      <w:r w:rsidR="008E7A9F">
        <w:rPr>
          <w:b/>
          <w:bCs/>
          <w:i/>
          <w:iCs/>
        </w:rPr>
        <w:t>11</w:t>
      </w:r>
      <w:r w:rsidR="008E7A9F" w:rsidRPr="008827EB">
        <w:rPr>
          <w:b/>
          <w:bCs/>
          <w:i/>
          <w:iCs/>
        </w:rPr>
        <w:t>)</w:t>
      </w:r>
    </w:p>
    <w:p w:rsidR="007454D4" w:rsidRDefault="000C1E94" w:rsidP="000C1E94">
      <w:pPr>
        <w:numPr>
          <w:ilvl w:val="0"/>
          <w:numId w:val="29"/>
        </w:numPr>
      </w:pPr>
      <w:r w:rsidRPr="000C1E94">
        <w:rPr>
          <w:rFonts w:cs="Verdana"/>
        </w:rPr>
        <w:t>The Maintain Vending Machine Use Case</w:t>
      </w:r>
      <w:r>
        <w:t xml:space="preserve"> </w:t>
      </w:r>
      <w:r w:rsidR="007454D4">
        <w:t>continues.</w:t>
      </w:r>
    </w:p>
    <w:p w:rsidR="00D2785C" w:rsidRPr="00B17307" w:rsidRDefault="00D2785C" w:rsidP="00B31EBA"/>
    <w:p w:rsidR="00B31EBA" w:rsidRDefault="00B31EBA" w:rsidP="009C1856">
      <w:r w:rsidRPr="00B31EBA">
        <w:rPr>
          <w:b/>
          <w:bCs/>
        </w:rPr>
        <w:t>[A5]</w:t>
      </w:r>
      <w:r w:rsidR="00EF5863">
        <w:rPr>
          <w:b/>
          <w:bCs/>
        </w:rPr>
        <w:t xml:space="preserve"> - </w:t>
      </w:r>
      <w:r w:rsidR="005833B2" w:rsidRPr="00B31EBA">
        <w:rPr>
          <w:b/>
          <w:bCs/>
        </w:rPr>
        <w:t xml:space="preserve">Update price of </w:t>
      </w:r>
      <w:r w:rsidR="005833B2">
        <w:rPr>
          <w:b/>
          <w:bCs/>
        </w:rPr>
        <w:t>selected brand</w:t>
      </w:r>
      <w:r w:rsidR="009C1856">
        <w:rPr>
          <w:b/>
          <w:bCs/>
          <w:i/>
          <w:iCs/>
        </w:rPr>
        <w:t xml:space="preserve"> </w:t>
      </w:r>
      <w:r w:rsidR="009C1856" w:rsidRPr="008827EB">
        <w:rPr>
          <w:b/>
          <w:bCs/>
          <w:i/>
          <w:iCs/>
        </w:rPr>
        <w:t>(SRS_REQ_40</w:t>
      </w:r>
      <w:r w:rsidR="009C1856">
        <w:rPr>
          <w:b/>
          <w:bCs/>
          <w:i/>
          <w:iCs/>
        </w:rPr>
        <w:t>9</w:t>
      </w:r>
      <w:r w:rsidR="009C1856" w:rsidRPr="008827EB">
        <w:rPr>
          <w:b/>
          <w:bCs/>
          <w:i/>
          <w:iCs/>
        </w:rPr>
        <w:t>)</w:t>
      </w:r>
    </w:p>
    <w:p w:rsidR="00B17307" w:rsidRDefault="00B17307" w:rsidP="00B31EBA"/>
    <w:p w:rsidR="00B17307" w:rsidRDefault="00D2785C" w:rsidP="007454D4">
      <w:pPr>
        <w:numPr>
          <w:ilvl w:val="0"/>
          <w:numId w:val="30"/>
        </w:numPr>
      </w:pPr>
      <w:r>
        <w:t>The maintainer select</w:t>
      </w:r>
      <w:r w:rsidR="007454D4">
        <w:t>s</w:t>
      </w:r>
      <w:r>
        <w:t xml:space="preserve"> </w:t>
      </w:r>
      <w:r w:rsidR="007454D4">
        <w:t xml:space="preserve">a </w:t>
      </w:r>
      <w:r>
        <w:t>brand</w:t>
      </w:r>
      <w:r w:rsidR="007454D4">
        <w:t>.</w:t>
      </w:r>
    </w:p>
    <w:p w:rsidR="00D2785C" w:rsidRDefault="00D2785C" w:rsidP="00FA2D7D">
      <w:pPr>
        <w:numPr>
          <w:ilvl w:val="0"/>
          <w:numId w:val="30"/>
        </w:numPr>
      </w:pPr>
      <w:r>
        <w:t xml:space="preserve">The maintainer updates the price of selected brand on </w:t>
      </w:r>
      <w:r w:rsidR="00B01969" w:rsidRPr="00B01969">
        <w:t>Maintainer Interface Panel</w:t>
      </w:r>
      <w:r w:rsidR="007454D4">
        <w:t>.</w:t>
      </w:r>
    </w:p>
    <w:p w:rsidR="007454D4" w:rsidRDefault="00190F97" w:rsidP="007454D4">
      <w:pPr>
        <w:numPr>
          <w:ilvl w:val="0"/>
          <w:numId w:val="30"/>
        </w:numPr>
      </w:pPr>
      <w:r w:rsidRPr="000C1E94">
        <w:rPr>
          <w:rFonts w:cs="Verdana"/>
        </w:rPr>
        <w:t>The Maintain Vending Machine Use Case</w:t>
      </w:r>
      <w:r>
        <w:t xml:space="preserve"> </w:t>
      </w:r>
      <w:r w:rsidR="007454D4">
        <w:t>continues.</w:t>
      </w:r>
    </w:p>
    <w:p w:rsidR="00B17307" w:rsidRPr="00B17307" w:rsidRDefault="00B17307" w:rsidP="00B31EBA"/>
    <w:p w:rsidR="00B31EBA" w:rsidRDefault="00B31EBA" w:rsidP="00763A4B">
      <w:pPr>
        <w:rPr>
          <w:b/>
          <w:bCs/>
        </w:rPr>
      </w:pPr>
      <w:r w:rsidRPr="00B31EBA">
        <w:rPr>
          <w:b/>
          <w:bCs/>
        </w:rPr>
        <w:t>[A6]</w:t>
      </w:r>
      <w:r w:rsidR="00EF5863">
        <w:rPr>
          <w:b/>
          <w:bCs/>
        </w:rPr>
        <w:t xml:space="preserve"> - </w:t>
      </w:r>
      <w:commentRangeStart w:id="74"/>
      <w:r w:rsidRPr="00B31EBA">
        <w:rPr>
          <w:b/>
          <w:bCs/>
        </w:rPr>
        <w:t>Update number of drinks</w:t>
      </w:r>
      <w:commentRangeEnd w:id="74"/>
      <w:r w:rsidR="00E630FA">
        <w:rPr>
          <w:rStyle w:val="CommentReference"/>
        </w:rPr>
        <w:commentReference w:id="74"/>
      </w:r>
      <w:r w:rsidR="00632D0D">
        <w:rPr>
          <w:b/>
          <w:bCs/>
        </w:rPr>
        <w:t xml:space="preserve"> </w:t>
      </w:r>
      <w:r w:rsidR="00632D0D" w:rsidRPr="008827EB">
        <w:rPr>
          <w:b/>
          <w:bCs/>
          <w:i/>
          <w:iCs/>
        </w:rPr>
        <w:t>(SRS_REQ_40</w:t>
      </w:r>
      <w:r w:rsidR="00632D0D">
        <w:rPr>
          <w:b/>
          <w:bCs/>
          <w:i/>
          <w:iCs/>
        </w:rPr>
        <w:t>6</w:t>
      </w:r>
      <w:r w:rsidR="00632D0D" w:rsidRPr="008827EB">
        <w:rPr>
          <w:b/>
          <w:bCs/>
          <w:i/>
          <w:iCs/>
        </w:rPr>
        <w:t>)</w:t>
      </w:r>
      <w:r w:rsidR="00763A4B">
        <w:rPr>
          <w:b/>
          <w:bCs/>
          <w:i/>
          <w:iCs/>
        </w:rPr>
        <w:t>, (SRS_REQ_417)</w:t>
      </w:r>
    </w:p>
    <w:p w:rsidR="00B17307" w:rsidRDefault="00B17307" w:rsidP="00B31EBA"/>
    <w:p w:rsidR="001A0AD2" w:rsidRDefault="001A0AD2" w:rsidP="00F87F6B">
      <w:pPr>
        <w:numPr>
          <w:ilvl w:val="0"/>
          <w:numId w:val="31"/>
        </w:numPr>
      </w:pPr>
      <w:r>
        <w:t xml:space="preserve">The maintainer updates number of </w:t>
      </w:r>
      <w:r w:rsidR="0049429B">
        <w:t xml:space="preserve">the </w:t>
      </w:r>
      <w:r>
        <w:t xml:space="preserve">cans for each brand on </w:t>
      </w:r>
      <w:r w:rsidR="00F87F6B">
        <w:t>MISP</w:t>
      </w:r>
      <w:r w:rsidR="00940086">
        <w:t>.</w:t>
      </w:r>
    </w:p>
    <w:p w:rsidR="0049429B" w:rsidRDefault="00190F97" w:rsidP="00FA2D7D">
      <w:pPr>
        <w:numPr>
          <w:ilvl w:val="0"/>
          <w:numId w:val="31"/>
        </w:numPr>
      </w:pPr>
      <w:r w:rsidRPr="000C1E94">
        <w:rPr>
          <w:rFonts w:cs="Verdana"/>
        </w:rPr>
        <w:t>The Maintain Vending Machine Use Case</w:t>
      </w:r>
      <w:r>
        <w:t xml:space="preserve"> </w:t>
      </w:r>
      <w:r w:rsidR="0049429B">
        <w:t>continues.</w:t>
      </w:r>
    </w:p>
    <w:p w:rsidR="00280952" w:rsidRDefault="00280952" w:rsidP="00E630FA"/>
    <w:p w:rsidR="00B31EBA" w:rsidRDefault="001A0AD2" w:rsidP="0092140E">
      <w:pPr>
        <w:rPr>
          <w:b/>
          <w:bCs/>
        </w:rPr>
      </w:pPr>
      <w:r w:rsidRPr="00B31EBA">
        <w:rPr>
          <w:b/>
          <w:bCs/>
        </w:rPr>
        <w:t xml:space="preserve"> </w:t>
      </w:r>
      <w:r w:rsidR="00B31EBA" w:rsidRPr="00B31EBA">
        <w:rPr>
          <w:b/>
          <w:bCs/>
        </w:rPr>
        <w:t>[A7]</w:t>
      </w:r>
      <w:r w:rsidR="00EF5863">
        <w:rPr>
          <w:b/>
          <w:bCs/>
        </w:rPr>
        <w:t xml:space="preserve"> - </w:t>
      </w:r>
      <w:r w:rsidR="00B31EBA" w:rsidRPr="00B31EBA">
        <w:rPr>
          <w:b/>
          <w:bCs/>
        </w:rPr>
        <w:t>Update money denomination</w:t>
      </w:r>
      <w:r w:rsidR="005833B2">
        <w:rPr>
          <w:b/>
          <w:bCs/>
        </w:rPr>
        <w:t>s</w:t>
      </w:r>
      <w:r w:rsidR="00FD794E">
        <w:rPr>
          <w:b/>
          <w:bCs/>
        </w:rPr>
        <w:t xml:space="preserve"> </w:t>
      </w:r>
      <w:r w:rsidR="00FD794E" w:rsidRPr="008827EB">
        <w:rPr>
          <w:b/>
          <w:bCs/>
          <w:i/>
          <w:iCs/>
        </w:rPr>
        <w:t>(SRS_REQ_40</w:t>
      </w:r>
      <w:r w:rsidR="00FD794E">
        <w:rPr>
          <w:b/>
          <w:bCs/>
          <w:i/>
          <w:iCs/>
        </w:rPr>
        <w:t>7</w:t>
      </w:r>
      <w:r w:rsidR="00FD794E" w:rsidRPr="008827EB">
        <w:rPr>
          <w:b/>
          <w:bCs/>
          <w:i/>
          <w:iCs/>
        </w:rPr>
        <w:t>)</w:t>
      </w:r>
    </w:p>
    <w:p w:rsidR="00B17307" w:rsidRDefault="00B17307" w:rsidP="00B31EBA"/>
    <w:p w:rsidR="008A1FF2" w:rsidRDefault="008A1FF2" w:rsidP="00FA2D7D">
      <w:pPr>
        <w:numPr>
          <w:ilvl w:val="0"/>
          <w:numId w:val="32"/>
        </w:numPr>
      </w:pPr>
      <w:r>
        <w:t xml:space="preserve">The maintainer updates the number of money for each </w:t>
      </w:r>
      <w:r w:rsidR="009848D9">
        <w:t>denomin</w:t>
      </w:r>
      <w:r>
        <w:t xml:space="preserve">ation on </w:t>
      </w:r>
      <w:r w:rsidR="00F87F6B">
        <w:t>MISP</w:t>
      </w:r>
      <w:r w:rsidR="0049429B">
        <w:t>.</w:t>
      </w:r>
    </w:p>
    <w:p w:rsidR="0049429B" w:rsidRDefault="001C0996" w:rsidP="0049429B">
      <w:pPr>
        <w:numPr>
          <w:ilvl w:val="0"/>
          <w:numId w:val="32"/>
        </w:numPr>
      </w:pPr>
      <w:r w:rsidRPr="000C1E94">
        <w:rPr>
          <w:rFonts w:cs="Verdana"/>
        </w:rPr>
        <w:t>The Maintain Vending Machine Use Case</w:t>
      </w:r>
      <w:r>
        <w:t xml:space="preserve"> </w:t>
      </w:r>
      <w:r w:rsidR="0049429B">
        <w:t>continues.</w:t>
      </w:r>
    </w:p>
    <w:p w:rsidR="00832DA2" w:rsidRPr="00B17307" w:rsidRDefault="00832DA2" w:rsidP="00B31EBA"/>
    <w:p w:rsidR="00280952" w:rsidRPr="00B31EBA" w:rsidRDefault="00280952" w:rsidP="0064345C">
      <w:pPr>
        <w:rPr>
          <w:b/>
          <w:bCs/>
        </w:rPr>
      </w:pPr>
      <w:r w:rsidRPr="00B31EBA">
        <w:rPr>
          <w:b/>
          <w:bCs/>
        </w:rPr>
        <w:t>[A8]</w:t>
      </w:r>
      <w:r>
        <w:rPr>
          <w:b/>
          <w:bCs/>
        </w:rPr>
        <w:t xml:space="preserve"> - Change door status</w:t>
      </w:r>
      <w:r w:rsidR="008827EB">
        <w:rPr>
          <w:b/>
          <w:bCs/>
        </w:rPr>
        <w:t xml:space="preserve"> </w:t>
      </w:r>
      <w:r w:rsidR="0064345C" w:rsidRPr="008827EB">
        <w:rPr>
          <w:b/>
          <w:bCs/>
          <w:i/>
          <w:iCs/>
        </w:rPr>
        <w:t>(SRS_REQ_4</w:t>
      </w:r>
      <w:r w:rsidR="0064345C">
        <w:rPr>
          <w:b/>
          <w:bCs/>
          <w:i/>
          <w:iCs/>
        </w:rPr>
        <w:t>13</w:t>
      </w:r>
      <w:r w:rsidR="0064345C" w:rsidRPr="008827EB">
        <w:rPr>
          <w:b/>
          <w:bCs/>
          <w:i/>
          <w:iCs/>
        </w:rPr>
        <w:t>)</w:t>
      </w:r>
    </w:p>
    <w:p w:rsidR="00280952" w:rsidRDefault="00280952" w:rsidP="00280952"/>
    <w:p w:rsidR="00280952" w:rsidRPr="003D6FB0" w:rsidRDefault="00280952" w:rsidP="00FA2D7D">
      <w:pPr>
        <w:numPr>
          <w:ilvl w:val="0"/>
          <w:numId w:val="33"/>
        </w:numPr>
        <w:rPr>
          <w:b/>
          <w:bCs/>
        </w:rPr>
      </w:pPr>
      <w:r w:rsidRPr="00832DA2">
        <w:t xml:space="preserve">The maintainer presses the “LOCKED” button on the </w:t>
      </w:r>
      <w:r w:rsidR="00F87F6B">
        <w:t>MISP</w:t>
      </w:r>
      <w:r w:rsidR="00B01969" w:rsidRPr="00B01969">
        <w:t xml:space="preserve"> </w:t>
      </w:r>
      <w:r w:rsidRPr="00832DA2">
        <w:t>when</w:t>
      </w:r>
      <w:r>
        <w:t xml:space="preserve"> the maintainer wants to exit.</w:t>
      </w:r>
      <w:r w:rsidR="008827EB" w:rsidRPr="008827EB">
        <w:rPr>
          <w:b/>
          <w:bCs/>
          <w:i/>
          <w:iCs/>
        </w:rPr>
        <w:t xml:space="preserve"> (SRS_REQ_405)</w:t>
      </w:r>
    </w:p>
    <w:p w:rsidR="003D6FB0" w:rsidRPr="00B76636" w:rsidRDefault="003D6FB0" w:rsidP="003D6FB0">
      <w:pPr>
        <w:numPr>
          <w:ilvl w:val="0"/>
          <w:numId w:val="33"/>
        </w:numPr>
        <w:rPr>
          <w:b/>
          <w:bCs/>
        </w:rPr>
      </w:pPr>
      <w:r>
        <w:t>Once the “LOCKED” single received, the VMCS</w:t>
      </w:r>
      <w:r w:rsidR="006D1D60">
        <w:t xml:space="preserve"> will:</w:t>
      </w:r>
    </w:p>
    <w:p w:rsidR="00320BAA" w:rsidRDefault="00320BAA" w:rsidP="00320BAA">
      <w:pPr>
        <w:numPr>
          <w:ilvl w:val="1"/>
          <w:numId w:val="33"/>
        </w:numPr>
      </w:pPr>
      <w:r>
        <w:t>Enables the following:</w:t>
      </w:r>
    </w:p>
    <w:p w:rsidR="00320BAA" w:rsidRDefault="00320BAA" w:rsidP="00B01969">
      <w:pPr>
        <w:numPr>
          <w:ilvl w:val="2"/>
          <w:numId w:val="33"/>
        </w:numPr>
      </w:pPr>
      <w:r>
        <w:t xml:space="preserve">“ACTIVATE </w:t>
      </w:r>
      <w:r w:rsidR="00B01969" w:rsidRPr="00B01969">
        <w:t>CUSTOMER INTERFACE PANEL</w:t>
      </w:r>
      <w:r>
        <w:t>” button.</w:t>
      </w:r>
    </w:p>
    <w:p w:rsidR="00DF6ABD" w:rsidRDefault="00DF6ABD" w:rsidP="00320BAA">
      <w:pPr>
        <w:numPr>
          <w:ilvl w:val="2"/>
          <w:numId w:val="33"/>
        </w:numPr>
      </w:pPr>
      <w:r>
        <w:t>Authentication mechanism</w:t>
      </w:r>
    </w:p>
    <w:p w:rsidR="00320BAA" w:rsidRDefault="00320BAA" w:rsidP="00320BAA">
      <w:pPr>
        <w:numPr>
          <w:ilvl w:val="1"/>
          <w:numId w:val="33"/>
        </w:numPr>
      </w:pPr>
      <w:r>
        <w:t>Disables the following:</w:t>
      </w:r>
    </w:p>
    <w:p w:rsidR="00DF6ABD" w:rsidRDefault="00320BAA" w:rsidP="00FA2D7D">
      <w:pPr>
        <w:numPr>
          <w:ilvl w:val="2"/>
          <w:numId w:val="33"/>
        </w:numPr>
      </w:pPr>
      <w:r>
        <w:t xml:space="preserve">“ACTIVATE </w:t>
      </w:r>
      <w:r w:rsidR="00B01969" w:rsidRPr="00B01969">
        <w:t>MACHINERY INTERFACE SIMULATION PANEL</w:t>
      </w:r>
      <w:r>
        <w:t>” button.</w:t>
      </w:r>
    </w:p>
    <w:p w:rsidR="00955677" w:rsidRPr="00280952" w:rsidRDefault="001C0996" w:rsidP="00FA2D7D">
      <w:pPr>
        <w:numPr>
          <w:ilvl w:val="0"/>
          <w:numId w:val="33"/>
        </w:numPr>
        <w:rPr>
          <w:b/>
          <w:bCs/>
        </w:rPr>
      </w:pPr>
      <w:r w:rsidRPr="000C1E94">
        <w:rPr>
          <w:rFonts w:cs="Verdana"/>
        </w:rPr>
        <w:t>The Maintain Vending Machine Use Case</w:t>
      </w:r>
      <w:r>
        <w:t xml:space="preserve"> </w:t>
      </w:r>
      <w:r w:rsidR="00955677" w:rsidRPr="00B40B30">
        <w:rPr>
          <w:rFonts w:cs="Verdana"/>
          <w:bCs/>
        </w:rPr>
        <w:t>ends here</w:t>
      </w:r>
      <w:r w:rsidR="00955677">
        <w:rPr>
          <w:rFonts w:cs="Verdana"/>
          <w:bCs/>
        </w:rPr>
        <w:t>.</w:t>
      </w:r>
    </w:p>
    <w:p w:rsidR="00280952" w:rsidRDefault="00280952" w:rsidP="005833B2">
      <w:pPr>
        <w:rPr>
          <w:b/>
          <w:bCs/>
        </w:rPr>
      </w:pPr>
    </w:p>
    <w:p w:rsidR="00B31EBA" w:rsidRPr="00B31EBA" w:rsidRDefault="00B31EBA" w:rsidP="00FA2D7D">
      <w:pPr>
        <w:rPr>
          <w:b/>
          <w:bCs/>
        </w:rPr>
      </w:pPr>
      <w:r w:rsidRPr="00B31EBA">
        <w:rPr>
          <w:b/>
          <w:bCs/>
        </w:rPr>
        <w:t>[A</w:t>
      </w:r>
      <w:r w:rsidR="00955677">
        <w:rPr>
          <w:b/>
          <w:bCs/>
        </w:rPr>
        <w:t>9</w:t>
      </w:r>
      <w:r w:rsidRPr="00B31EBA">
        <w:rPr>
          <w:b/>
          <w:bCs/>
        </w:rPr>
        <w:t>]</w:t>
      </w:r>
      <w:r w:rsidR="00EF5863">
        <w:rPr>
          <w:b/>
          <w:bCs/>
        </w:rPr>
        <w:t xml:space="preserve"> - </w:t>
      </w:r>
      <w:r w:rsidR="00DF6ABD">
        <w:rPr>
          <w:b/>
          <w:bCs/>
        </w:rPr>
        <w:t xml:space="preserve">Exit </w:t>
      </w:r>
      <w:r w:rsidR="002D2B6F" w:rsidRPr="002D2B6F">
        <w:rPr>
          <w:b/>
          <w:bCs/>
        </w:rPr>
        <w:t>Maintainer Interface Panel</w:t>
      </w:r>
    </w:p>
    <w:p w:rsidR="00B31EBA" w:rsidRDefault="00B31EBA" w:rsidP="00B31EBA"/>
    <w:p w:rsidR="00B76636" w:rsidRDefault="00B76636" w:rsidP="00F87F6B">
      <w:pPr>
        <w:numPr>
          <w:ilvl w:val="0"/>
          <w:numId w:val="44"/>
        </w:numPr>
      </w:pPr>
      <w:r>
        <w:t xml:space="preserve">Once the maintainer press the “FINISHED” on the </w:t>
      </w:r>
      <w:r w:rsidR="00F87F6B">
        <w:t>MIP</w:t>
      </w:r>
      <w:r>
        <w:t xml:space="preserve">, the VMCS will </w:t>
      </w:r>
      <w:r w:rsidR="00C11C3F">
        <w:t>display</w:t>
      </w:r>
      <w:r>
        <w:t xml:space="preserve"> </w:t>
      </w:r>
      <w:r w:rsidR="00F87F6B">
        <w:t>OSCP</w:t>
      </w:r>
      <w:r>
        <w:t>.</w:t>
      </w:r>
    </w:p>
    <w:p w:rsidR="00955677" w:rsidRDefault="00414473" w:rsidP="00FA2D7D">
      <w:pPr>
        <w:numPr>
          <w:ilvl w:val="0"/>
          <w:numId w:val="44"/>
        </w:numPr>
      </w:pPr>
      <w:r w:rsidRPr="000C1E94">
        <w:rPr>
          <w:rFonts w:cs="Verdana"/>
        </w:rPr>
        <w:t>The Maintain Vending Machine Use Case</w:t>
      </w:r>
      <w:r>
        <w:t xml:space="preserve"> </w:t>
      </w:r>
      <w:r w:rsidR="00E215D9">
        <w:t>continues</w:t>
      </w:r>
      <w:r w:rsidR="00F51021">
        <w:rPr>
          <w:rFonts w:cs="Verdana"/>
          <w:bCs/>
        </w:rPr>
        <w:t>.</w:t>
      </w:r>
    </w:p>
    <w:p w:rsidR="003B597D" w:rsidRPr="00B31EBA" w:rsidRDefault="003B597D" w:rsidP="00B31EBA"/>
    <w:p w:rsidR="007B3493" w:rsidRDefault="007B3493" w:rsidP="007B3493">
      <w:pPr>
        <w:pStyle w:val="Heading5"/>
      </w:pPr>
      <w:r>
        <w:t xml:space="preserve"> Exception Flow</w:t>
      </w:r>
    </w:p>
    <w:p w:rsidR="0049429B" w:rsidRDefault="0049429B" w:rsidP="0049429B"/>
    <w:p w:rsidR="0049429B" w:rsidRDefault="0049429B" w:rsidP="0049429B">
      <w:r>
        <w:t>Not applicable</w:t>
      </w:r>
    </w:p>
    <w:p w:rsidR="0049429B" w:rsidRPr="0049429B" w:rsidRDefault="0049429B" w:rsidP="0049429B"/>
    <w:p w:rsidR="007B3493" w:rsidRDefault="007B3493" w:rsidP="00EA7D5E">
      <w:pPr>
        <w:pStyle w:val="Heading4"/>
      </w:pPr>
      <w:r>
        <w:t>Post-condition(s)</w:t>
      </w:r>
    </w:p>
    <w:p w:rsidR="0049429B" w:rsidRDefault="0049429B" w:rsidP="0049429B"/>
    <w:p w:rsidR="00F16BE7" w:rsidRDefault="00F16BE7" w:rsidP="008F2B15">
      <w:pPr>
        <w:numPr>
          <w:ilvl w:val="0"/>
          <w:numId w:val="48"/>
        </w:numPr>
      </w:pPr>
      <w:r>
        <w:t xml:space="preserve">At the end of </w:t>
      </w:r>
      <w:r w:rsidR="00FB309D">
        <w:rPr>
          <w:rFonts w:cs="Verdana"/>
        </w:rPr>
        <w:t xml:space="preserve">the </w:t>
      </w:r>
      <w:r w:rsidR="00FB309D" w:rsidRPr="000C1E94">
        <w:rPr>
          <w:rFonts w:cs="Verdana"/>
        </w:rPr>
        <w:t>Maintain Vending Machine Use Case</w:t>
      </w:r>
      <w:r w:rsidR="00FB309D" w:rsidRPr="00944974">
        <w:rPr>
          <w:rFonts w:cs="Verdana"/>
        </w:rPr>
        <w:t xml:space="preserve"> </w:t>
      </w:r>
      <w:r>
        <w:t>the VMCS</w:t>
      </w:r>
      <w:r w:rsidRPr="00105C05">
        <w:t xml:space="preserve"> </w:t>
      </w:r>
      <w:r>
        <w:t>should be updated.</w:t>
      </w:r>
      <w:r w:rsidR="005A7595">
        <w:t xml:space="preserve"> </w:t>
      </w:r>
      <w:r w:rsidR="005A7595" w:rsidRPr="008827EB">
        <w:rPr>
          <w:b/>
          <w:bCs/>
          <w:i/>
          <w:iCs/>
        </w:rPr>
        <w:t>(SRS_REQ_40</w:t>
      </w:r>
      <w:r w:rsidR="005A7595">
        <w:rPr>
          <w:b/>
          <w:bCs/>
          <w:i/>
          <w:iCs/>
        </w:rPr>
        <w:t>7</w:t>
      </w:r>
      <w:r w:rsidR="005A7595" w:rsidRPr="008827EB">
        <w:rPr>
          <w:b/>
          <w:bCs/>
          <w:i/>
          <w:iCs/>
        </w:rPr>
        <w:t>)</w:t>
      </w:r>
      <w:r w:rsidR="00FB309D">
        <w:rPr>
          <w:b/>
          <w:bCs/>
          <w:i/>
          <w:iCs/>
        </w:rPr>
        <w:t>, (SRS_REQ_415)</w:t>
      </w:r>
      <w:r w:rsidR="006631CB">
        <w:rPr>
          <w:b/>
          <w:bCs/>
          <w:i/>
          <w:iCs/>
        </w:rPr>
        <w:t xml:space="preserve">, </w:t>
      </w:r>
      <w:r w:rsidR="00763A4B">
        <w:rPr>
          <w:b/>
          <w:bCs/>
          <w:i/>
          <w:iCs/>
        </w:rPr>
        <w:t>(SRS_REQ_416)</w:t>
      </w:r>
      <w:r w:rsidR="000430D2">
        <w:rPr>
          <w:b/>
          <w:bCs/>
          <w:i/>
          <w:iCs/>
        </w:rPr>
        <w:t>, (SRS_REQ_41</w:t>
      </w:r>
      <w:r w:rsidR="00723FCC">
        <w:rPr>
          <w:b/>
          <w:bCs/>
          <w:i/>
          <w:iCs/>
        </w:rPr>
        <w:t>9</w:t>
      </w:r>
      <w:r w:rsidR="000430D2">
        <w:rPr>
          <w:b/>
          <w:bCs/>
          <w:i/>
          <w:iCs/>
        </w:rPr>
        <w:t>)</w:t>
      </w:r>
    </w:p>
    <w:p w:rsidR="0049429B" w:rsidRPr="0049429B" w:rsidRDefault="0049429B" w:rsidP="0049429B"/>
    <w:p w:rsidR="007B3493" w:rsidRDefault="00844633" w:rsidP="00EA7D5E">
      <w:pPr>
        <w:pStyle w:val="Heading4"/>
      </w:pPr>
      <w:r>
        <w:t xml:space="preserve">Rule(s) and </w:t>
      </w:r>
      <w:r w:rsidR="007B3493">
        <w:t>Constraint(s)</w:t>
      </w:r>
      <w:r w:rsidR="009C2624">
        <w:t>:</w:t>
      </w:r>
    </w:p>
    <w:p w:rsidR="00844633" w:rsidRDefault="00844633" w:rsidP="00844633"/>
    <w:p w:rsidR="00B1514D" w:rsidRDefault="00B1514D" w:rsidP="00B1514D">
      <w:pPr>
        <w:numPr>
          <w:ilvl w:val="0"/>
          <w:numId w:val="49"/>
        </w:numPr>
      </w:pPr>
      <w:r>
        <w:t xml:space="preserve">The number of drink cans must be between 0 and </w:t>
      </w:r>
      <w:r w:rsidR="00C61734">
        <w:t>20</w:t>
      </w:r>
      <w:r>
        <w:t>.</w:t>
      </w:r>
    </w:p>
    <w:p w:rsidR="00417E87" w:rsidRDefault="00417E87" w:rsidP="00B1514D">
      <w:pPr>
        <w:numPr>
          <w:ilvl w:val="0"/>
          <w:numId w:val="49"/>
        </w:numPr>
      </w:pPr>
      <w:r>
        <w:t>The number of coins in each denomination must be between 0 and 20.</w:t>
      </w:r>
    </w:p>
    <w:p w:rsidR="00844633" w:rsidRPr="00844633" w:rsidRDefault="00844633" w:rsidP="00C2313A">
      <w:pPr>
        <w:numPr>
          <w:ilvl w:val="0"/>
          <w:numId w:val="49"/>
        </w:numPr>
      </w:pPr>
      <w:r>
        <w:t xml:space="preserve">The customer cannot trigger Buy Drinks </w:t>
      </w:r>
      <w:r w:rsidR="00C2313A">
        <w:rPr>
          <w:noProof/>
        </w:rPr>
        <w:t>Use Case</w:t>
      </w:r>
      <w:r w:rsidR="00EF2B42">
        <w:t xml:space="preserve"> while maintenance</w:t>
      </w:r>
      <w:r>
        <w:t xml:space="preserve"> is in the progress</w:t>
      </w:r>
      <w:r w:rsidR="00EF2B42">
        <w:t>.</w:t>
      </w:r>
    </w:p>
    <w:p w:rsidR="007B3493" w:rsidRDefault="00BB6421" w:rsidP="00EA7D5E">
      <w:pPr>
        <w:pStyle w:val="Heading4"/>
      </w:pPr>
      <w:r>
        <w:br w:type="page"/>
      </w:r>
      <w:commentRangeStart w:id="75"/>
      <w:r w:rsidR="007B3493">
        <w:t>GUI</w:t>
      </w:r>
      <w:commentRangeEnd w:id="75"/>
      <w:r w:rsidR="0060008D">
        <w:rPr>
          <w:rStyle w:val="CommentReference"/>
          <w:b w:val="0"/>
        </w:rPr>
        <w:commentReference w:id="76"/>
      </w:r>
      <w:r w:rsidR="0060008D">
        <w:rPr>
          <w:rStyle w:val="CommentReference"/>
          <w:b w:val="0"/>
        </w:rPr>
        <w:commentReference w:id="75"/>
      </w:r>
    </w:p>
    <w:p w:rsidR="00993F26" w:rsidRDefault="00B1421C" w:rsidP="00993F26">
      <w:pPr>
        <w:jc w:val="center"/>
      </w:pPr>
      <w:r>
        <w:rPr>
          <w:rStyle w:val="CommentReference"/>
        </w:rPr>
        <w:commentReference w:id="77"/>
      </w:r>
      <w:r w:rsidR="000C76E1">
        <w:rPr>
          <w:noProof/>
        </w:rPr>
        <w:pict w14:anchorId="0B491C7A">
          <v:shape id="Picture 9" o:spid="_x0000_i1030" type="#_x0000_t75" style="width:468pt;height:355.15pt;visibility:visible">
            <v:imagedata r:id="rId26" o:title=""/>
          </v:shape>
        </w:pict>
      </w:r>
      <w:r w:rsidR="000C76E1">
        <w:rPr>
          <w:noProof/>
        </w:rPr>
        <w:pict w14:anchorId="4699A79D">
          <v:shape id="Picture 10" o:spid="_x0000_i1031" type="#_x0000_t75" style="width:468pt;height:233.75pt;visibility:visible">
            <v:imagedata r:id="rId27" o:title=""/>
          </v:shape>
        </w:pict>
      </w:r>
    </w:p>
    <w:p w:rsidR="00B1421C" w:rsidRPr="00B1421C" w:rsidRDefault="00B1421C" w:rsidP="00B1421C"/>
    <w:p w:rsidR="00B1421C" w:rsidRPr="00B1421C" w:rsidRDefault="00965908" w:rsidP="00B1421C">
      <w:pPr>
        <w:pStyle w:val="Heading4"/>
      </w:pPr>
      <w:r>
        <w:br w:type="page"/>
      </w:r>
      <w:r w:rsidR="00B1421C">
        <w:t>Notes</w:t>
      </w:r>
    </w:p>
    <w:p w:rsidR="00B1421C" w:rsidRDefault="00B1421C" w:rsidP="00B1421C"/>
    <w:p w:rsidR="00604211" w:rsidRDefault="00604211" w:rsidP="00604211"/>
    <w:p w:rsidR="00965908" w:rsidRDefault="00965908" w:rsidP="00604211"/>
    <w:p w:rsidR="00965908" w:rsidRDefault="00965908" w:rsidP="00604211"/>
    <w:p w:rsidR="00965908" w:rsidRPr="00604211" w:rsidRDefault="00965908" w:rsidP="00604211"/>
    <w:p w:rsidR="00387A56" w:rsidRDefault="00387A56" w:rsidP="00D70F20">
      <w:pPr>
        <w:pStyle w:val="Heading1"/>
      </w:pPr>
      <w:bookmarkStart w:id="78" w:name="_Toc370719516"/>
      <w:bookmarkStart w:id="79" w:name="_Toc371545700"/>
      <w:r>
        <w:t>CSCI Internal Interfaces</w:t>
      </w:r>
      <w:bookmarkEnd w:id="78"/>
      <w:bookmarkEnd w:id="79"/>
    </w:p>
    <w:p w:rsidR="00387A56" w:rsidRDefault="00387A56">
      <w:pPr>
        <w:pStyle w:val="Header"/>
        <w:tabs>
          <w:tab w:val="clear" w:pos="4320"/>
          <w:tab w:val="clear" w:pos="8640"/>
        </w:tabs>
      </w:pPr>
    </w:p>
    <w:p w:rsidR="00387A56" w:rsidRDefault="00387A56">
      <w:pPr>
        <w:pStyle w:val="Header"/>
        <w:tabs>
          <w:tab w:val="clear" w:pos="4320"/>
          <w:tab w:val="clear" w:pos="8640"/>
        </w:tabs>
      </w:pPr>
    </w:p>
    <w:p w:rsidR="00387A56" w:rsidRDefault="005864A2" w:rsidP="006C3433">
      <w:pPr>
        <w:jc w:val="center"/>
      </w:pPr>
      <w:r>
        <w:rPr>
          <w:noProof/>
        </w:rPr>
        <w:drawing>
          <wp:inline distT="0" distB="0" distL="0" distR="0" wp14:anchorId="329420C1" wp14:editId="77B94B46">
            <wp:extent cx="5274945" cy="4164863"/>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164863"/>
                    </a:xfrm>
                    <a:prstGeom prst="rect">
                      <a:avLst/>
                    </a:prstGeom>
                    <a:noFill/>
                    <a:ln>
                      <a:noFill/>
                    </a:ln>
                  </pic:spPr>
                </pic:pic>
              </a:graphicData>
            </a:graphic>
          </wp:inline>
        </w:drawing>
      </w:r>
    </w:p>
    <w:p w:rsidR="00387A56" w:rsidRDefault="00387A56"/>
    <w:p w:rsidR="00387A56" w:rsidRDefault="00387A56"/>
    <w:p w:rsidR="00387A56" w:rsidRDefault="00387A56" w:rsidP="005864A2">
      <w:pPr>
        <w:pStyle w:val="Caption"/>
      </w:pPr>
      <w:bookmarkStart w:id="80" w:name="_Toc371545721"/>
      <w:r>
        <w:t xml:space="preserve">Figure </w:t>
      </w:r>
      <w:fldSimple w:instr=" SEQ Figure \* ARABIC ">
        <w:r w:rsidR="00BC06A7">
          <w:rPr>
            <w:noProof/>
          </w:rPr>
          <w:t>7</w:t>
        </w:r>
      </w:fldSimple>
      <w:r>
        <w:t xml:space="preserve"> : </w:t>
      </w:r>
      <w:r w:rsidR="005864A2">
        <w:t>VMCS</w:t>
      </w:r>
      <w:r>
        <w:t xml:space="preserve"> Class Diagram</w:t>
      </w:r>
      <w:bookmarkEnd w:id="80"/>
    </w:p>
    <w:p w:rsidR="00387A56" w:rsidRDefault="00387A56" w:rsidP="006516C3">
      <w:pPr>
        <w:pStyle w:val="Heading2"/>
      </w:pPr>
      <w:r>
        <w:br w:type="page"/>
      </w:r>
      <w:bookmarkStart w:id="81" w:name="_Toc370719517"/>
      <w:bookmarkStart w:id="82" w:name="_Toc371545701"/>
      <w:r>
        <w:t>CSCI Data Element Requirements</w:t>
      </w:r>
      <w:bookmarkEnd w:id="81"/>
      <w:bookmarkEnd w:id="82"/>
    </w:p>
    <w:p w:rsidR="00387A56" w:rsidRDefault="00387A56"/>
    <w:p w:rsidR="00387A56" w:rsidRDefault="00387A56" w:rsidP="00512B07">
      <w:pPr>
        <w:jc w:val="both"/>
      </w:pPr>
      <w:r>
        <w:t xml:space="preserve">This paragraph identifies the interfaces between the capabilities identified above. In this case, this means that we give the main activity, the list of the classes, messages of each class according to an object-oriented </w:t>
      </w:r>
      <w:r w:rsidR="00512B07">
        <w:t>point of view</w:t>
      </w:r>
      <w:r>
        <w:t>.</w:t>
      </w:r>
    </w:p>
    <w:p w:rsidR="00387A56" w:rsidRDefault="00387A56"/>
    <w:p w:rsidR="00387A56" w:rsidRDefault="00BF72B4">
      <w:pPr>
        <w:pStyle w:val="Heading3"/>
      </w:pPr>
      <w:bookmarkStart w:id="83" w:name="_Toc370719518"/>
      <w:bookmarkStart w:id="84" w:name="_Toc371545702"/>
      <w:r>
        <w:t>Boundary</w:t>
      </w:r>
      <w:r w:rsidR="00387A56">
        <w:t xml:space="preserve"> Classes</w:t>
      </w:r>
      <w:bookmarkEnd w:id="83"/>
      <w:bookmarkEnd w:id="84"/>
    </w:p>
    <w:p w:rsidR="00387A56" w:rsidRDefault="00387A56"/>
    <w:p w:rsidR="00387A56" w:rsidRDefault="006516C3" w:rsidP="00EA7D5E">
      <w:pPr>
        <w:pStyle w:val="Heading4"/>
      </w:pPr>
      <w:r>
        <w:t>MISP</w:t>
      </w:r>
    </w:p>
    <w:p w:rsidR="00387A56" w:rsidRDefault="00387A56"/>
    <w:p w:rsidR="00387A56" w:rsidRDefault="00387A56" w:rsidP="006516C3">
      <w:pPr>
        <w:ind w:left="3600" w:hanging="2700"/>
      </w:pPr>
      <w:r>
        <w:t>Responsibilities</w:t>
      </w:r>
      <w:r>
        <w:tab/>
      </w:r>
      <w:r w:rsidR="005E7426">
        <w:t>:</w:t>
      </w:r>
    </w:p>
    <w:p w:rsidR="00387A56" w:rsidRDefault="00974981">
      <w:pPr>
        <w:ind w:left="900"/>
      </w:pPr>
      <w:r>
        <w:t>Message</w:t>
      </w:r>
    </w:p>
    <w:p w:rsidR="00387A56" w:rsidRDefault="00387A56">
      <w:pPr>
        <w:ind w:left="900"/>
      </w:pPr>
      <w:r>
        <w:tab/>
      </w:r>
      <w:r>
        <w:tab/>
      </w:r>
      <w:r>
        <w:tab/>
      </w:r>
      <w:r>
        <w:tab/>
        <w:t>:</w:t>
      </w:r>
    </w:p>
    <w:p w:rsidR="006516C3" w:rsidRDefault="006516C3" w:rsidP="006516C3">
      <w:pPr>
        <w:pStyle w:val="Heading4"/>
      </w:pPr>
      <w:r>
        <w:t>MIP</w:t>
      </w:r>
    </w:p>
    <w:p w:rsidR="005E7426" w:rsidRP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6516C3" w:rsidRDefault="005E7426" w:rsidP="005E7426">
      <w:pPr>
        <w:pStyle w:val="Heading4"/>
      </w:pPr>
      <w:r>
        <w:t>OSCP</w:t>
      </w:r>
    </w:p>
    <w:p w:rsidR="005E7426" w:rsidRP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5E7426" w:rsidRDefault="005E7426" w:rsidP="005E7426">
      <w:pPr>
        <w:pStyle w:val="Heading4"/>
      </w:pPr>
      <w:r>
        <w:t>Vending Machine Door</w:t>
      </w:r>
    </w:p>
    <w:p w:rsidR="005E7426" w:rsidRP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5E7426" w:rsidRDefault="005E7426" w:rsidP="005E7426">
      <w:pPr>
        <w:pStyle w:val="Heading4"/>
      </w:pPr>
      <w:r>
        <w:t>CIP</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5E7426" w:rsidRDefault="005E7426" w:rsidP="005E7426">
      <w:pPr>
        <w:pStyle w:val="Heading4"/>
      </w:pPr>
      <w:r>
        <w:t>Drink Dispenser</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Pr="005E7426" w:rsidRDefault="005E7426" w:rsidP="005E7426">
      <w:pPr>
        <w:ind w:left="900"/>
      </w:pPr>
      <w:r>
        <w:tab/>
      </w:r>
      <w:r>
        <w:tab/>
      </w:r>
      <w:r>
        <w:tab/>
      </w:r>
      <w:r>
        <w:tab/>
        <w:t>:</w:t>
      </w:r>
    </w:p>
    <w:p w:rsidR="005E7426" w:rsidRDefault="005E7426" w:rsidP="005E7426">
      <w:pPr>
        <w:pStyle w:val="Heading4"/>
      </w:pPr>
      <w:r>
        <w:t>Money Slot</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Pr="005E7426" w:rsidRDefault="005E7426" w:rsidP="005E7426">
      <w:pPr>
        <w:ind w:left="900"/>
      </w:pPr>
      <w:r>
        <w:tab/>
      </w:r>
      <w:r>
        <w:tab/>
      </w:r>
      <w:r>
        <w:tab/>
      </w:r>
      <w:r>
        <w:tab/>
        <w:t>:</w:t>
      </w:r>
    </w:p>
    <w:p w:rsidR="005E7426" w:rsidRDefault="005E7426" w:rsidP="005E7426">
      <w:pPr>
        <w:pStyle w:val="Heading4"/>
      </w:pPr>
      <w:r>
        <w:t>Change Dispenser</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Pr="005E7426" w:rsidRDefault="005E7426" w:rsidP="005E7426">
      <w:pPr>
        <w:ind w:left="900"/>
      </w:pPr>
      <w:r>
        <w:tab/>
      </w:r>
      <w:r>
        <w:tab/>
      </w:r>
      <w:r>
        <w:tab/>
      </w:r>
      <w:r>
        <w:tab/>
        <w:t>:</w:t>
      </w:r>
    </w:p>
    <w:p w:rsidR="002509F0" w:rsidRDefault="002509F0" w:rsidP="002509F0">
      <w:pPr>
        <w:pStyle w:val="Heading3"/>
      </w:pPr>
      <w:bookmarkStart w:id="85" w:name="_Toc371545703"/>
      <w:r>
        <w:t>Entity Classes</w:t>
      </w:r>
      <w:bookmarkEnd w:id="85"/>
    </w:p>
    <w:p w:rsidR="006F1719" w:rsidRPr="006F1719" w:rsidRDefault="006F1719" w:rsidP="006F1719"/>
    <w:p w:rsidR="00CC7B07" w:rsidRDefault="00CC7B07" w:rsidP="00CC7B07">
      <w:pPr>
        <w:pStyle w:val="Heading4"/>
      </w:pPr>
      <w:r>
        <w:t>Money Storage</w:t>
      </w:r>
    </w:p>
    <w:p w:rsidR="00CC7B07" w:rsidRPr="00CC7B07" w:rsidRDefault="00CC7B07" w:rsidP="00CC7B07"/>
    <w:p w:rsidR="00CC7B07" w:rsidRDefault="00CC7B07" w:rsidP="00CC7B07">
      <w:pPr>
        <w:ind w:left="3600" w:hanging="2700"/>
      </w:pPr>
      <w:r>
        <w:t>Responsibilities</w:t>
      </w:r>
      <w:r>
        <w:tab/>
        <w:t>:</w:t>
      </w:r>
    </w:p>
    <w:p w:rsidR="00CC7B07" w:rsidRDefault="00CC7B07" w:rsidP="00CC7B07">
      <w:pPr>
        <w:ind w:left="900"/>
      </w:pPr>
      <w:r>
        <w:t>Message</w:t>
      </w:r>
    </w:p>
    <w:p w:rsidR="00CC7B07" w:rsidRDefault="00CC7B07" w:rsidP="00CC7B07">
      <w:pPr>
        <w:ind w:left="900"/>
      </w:pPr>
      <w:r>
        <w:tab/>
      </w:r>
      <w:r>
        <w:tab/>
      </w:r>
      <w:r>
        <w:tab/>
      </w:r>
      <w:r>
        <w:tab/>
        <w:t>:</w:t>
      </w:r>
    </w:p>
    <w:p w:rsidR="00CC7B07" w:rsidRDefault="00CC7B07" w:rsidP="00CC7B07">
      <w:pPr>
        <w:pStyle w:val="Heading4"/>
      </w:pPr>
      <w:r>
        <w:t>Drink Storage</w:t>
      </w:r>
    </w:p>
    <w:p w:rsidR="00CC7B07" w:rsidRDefault="00CC7B07" w:rsidP="00CC7B07"/>
    <w:p w:rsidR="00CC7B07" w:rsidRDefault="00CC7B07" w:rsidP="00CC7B07">
      <w:pPr>
        <w:ind w:left="3600" w:hanging="2700"/>
      </w:pPr>
      <w:r>
        <w:t>Responsibilities</w:t>
      </w:r>
      <w:r>
        <w:tab/>
        <w:t>:</w:t>
      </w:r>
    </w:p>
    <w:p w:rsidR="00CC7B07" w:rsidRDefault="00CC7B07" w:rsidP="00CC7B07">
      <w:pPr>
        <w:ind w:left="900"/>
      </w:pPr>
      <w:r>
        <w:t>Message</w:t>
      </w:r>
    </w:p>
    <w:p w:rsidR="00CC7B07" w:rsidRPr="00CC7B07" w:rsidRDefault="00CC7B07" w:rsidP="00CC7B07">
      <w:pPr>
        <w:ind w:left="900"/>
      </w:pPr>
      <w:r>
        <w:tab/>
      </w:r>
      <w:r>
        <w:tab/>
      </w:r>
      <w:r>
        <w:tab/>
      </w:r>
      <w:r>
        <w:tab/>
        <w:t>:</w:t>
      </w:r>
    </w:p>
    <w:p w:rsidR="00CC7B07" w:rsidRPr="00CC7B07" w:rsidRDefault="00CC7B07" w:rsidP="00CC7B07">
      <w:pPr>
        <w:pStyle w:val="Heading4"/>
      </w:pPr>
      <w:r>
        <w:t>Money Denomination</w:t>
      </w:r>
    </w:p>
    <w:p w:rsidR="00CC7B07" w:rsidRDefault="00CC7B07" w:rsidP="00CC7B07"/>
    <w:p w:rsidR="00CC7B07" w:rsidRDefault="00CC7B07" w:rsidP="00CC7B07">
      <w:pPr>
        <w:ind w:left="3600" w:hanging="2700"/>
      </w:pPr>
      <w:r>
        <w:t>Responsibilities</w:t>
      </w:r>
      <w:r>
        <w:tab/>
        <w:t>:</w:t>
      </w:r>
    </w:p>
    <w:p w:rsidR="00CC7B07" w:rsidRDefault="00CC7B07" w:rsidP="00CC7B07">
      <w:pPr>
        <w:ind w:left="900"/>
      </w:pPr>
      <w:r>
        <w:t>Message</w:t>
      </w:r>
    </w:p>
    <w:p w:rsidR="00CC7B07" w:rsidRPr="00CC7B07" w:rsidRDefault="00CC7B07" w:rsidP="00CC7B07">
      <w:pPr>
        <w:ind w:left="900"/>
      </w:pPr>
      <w:r>
        <w:tab/>
      </w:r>
      <w:r>
        <w:tab/>
      </w:r>
      <w:r>
        <w:tab/>
      </w:r>
      <w:r>
        <w:tab/>
        <w:t>:</w:t>
      </w:r>
    </w:p>
    <w:p w:rsidR="002509F0" w:rsidRDefault="002509F0" w:rsidP="002509F0">
      <w:pPr>
        <w:pStyle w:val="Heading3"/>
      </w:pPr>
      <w:bookmarkStart w:id="86" w:name="_Toc371545704"/>
      <w:r>
        <w:t>Control Classes</w:t>
      </w:r>
      <w:bookmarkEnd w:id="86"/>
    </w:p>
    <w:p w:rsidR="006F1719" w:rsidRPr="006F1719" w:rsidRDefault="006F1719" w:rsidP="006F1719"/>
    <w:p w:rsidR="00387A56" w:rsidRDefault="006F1719" w:rsidP="006F1719">
      <w:pPr>
        <w:pStyle w:val="Heading4"/>
      </w:pPr>
      <w:r>
        <w:t>VMCS</w:t>
      </w:r>
    </w:p>
    <w:p w:rsidR="006F1719" w:rsidRDefault="006F1719" w:rsidP="006F1719"/>
    <w:p w:rsidR="006F1719" w:rsidRDefault="006F1719" w:rsidP="006F1719">
      <w:pPr>
        <w:ind w:left="3600" w:hanging="2700"/>
      </w:pPr>
      <w:r>
        <w:t>Responsibilities</w:t>
      </w:r>
      <w:r>
        <w:tab/>
        <w:t>:</w:t>
      </w:r>
    </w:p>
    <w:p w:rsidR="006F1719" w:rsidRDefault="006F1719" w:rsidP="006F1719">
      <w:pPr>
        <w:ind w:left="900"/>
      </w:pPr>
      <w:r>
        <w:t>Message</w:t>
      </w:r>
    </w:p>
    <w:p w:rsidR="006F1719" w:rsidRDefault="006F1719" w:rsidP="006F1719">
      <w:pPr>
        <w:ind w:left="900"/>
      </w:pPr>
      <w:r>
        <w:tab/>
      </w:r>
      <w:r>
        <w:tab/>
      </w:r>
      <w:r>
        <w:tab/>
      </w:r>
      <w:r>
        <w:tab/>
        <w:t>:</w:t>
      </w:r>
    </w:p>
    <w:p w:rsidR="006F1719" w:rsidRDefault="006F1719" w:rsidP="006F1719">
      <w:pPr>
        <w:pStyle w:val="Heading4"/>
      </w:pPr>
      <w:r>
        <w:t>Authentication</w:t>
      </w:r>
    </w:p>
    <w:p w:rsidR="006F1719" w:rsidRDefault="006F1719" w:rsidP="006F1719"/>
    <w:p w:rsidR="006F1719" w:rsidRDefault="006F1719" w:rsidP="006F1719">
      <w:pPr>
        <w:ind w:left="3600" w:hanging="2700"/>
      </w:pPr>
      <w:r>
        <w:t>Responsibilities</w:t>
      </w:r>
      <w:r>
        <w:tab/>
        <w:t>:</w:t>
      </w:r>
    </w:p>
    <w:p w:rsidR="006F1719" w:rsidRDefault="006F1719" w:rsidP="006F1719">
      <w:pPr>
        <w:ind w:left="900"/>
      </w:pPr>
      <w:r>
        <w:t>Message</w:t>
      </w:r>
    </w:p>
    <w:p w:rsidR="006F1719" w:rsidRPr="006F1719" w:rsidRDefault="006F1719" w:rsidP="006F1719">
      <w:pPr>
        <w:ind w:left="900"/>
      </w:pPr>
      <w:r>
        <w:tab/>
      </w:r>
      <w:r>
        <w:tab/>
      </w:r>
      <w:r>
        <w:tab/>
      </w:r>
      <w:r>
        <w:tab/>
        <w:t>:</w:t>
      </w:r>
    </w:p>
    <w:p w:rsidR="00387A56" w:rsidRDefault="00387A56" w:rsidP="006516C3">
      <w:pPr>
        <w:pStyle w:val="Heading2"/>
      </w:pPr>
      <w:r>
        <w:rPr>
          <w:i/>
          <w:iCs/>
        </w:rPr>
        <w:br w:type="page"/>
      </w:r>
      <w:bookmarkStart w:id="87" w:name="_Toc370719519"/>
      <w:bookmarkStart w:id="88" w:name="_Toc371545705"/>
      <w:r>
        <w:t>Adaptation Requirements</w:t>
      </w:r>
      <w:bookmarkEnd w:id="87"/>
      <w:bookmarkEnd w:id="88"/>
    </w:p>
    <w:p w:rsidR="00387A56" w:rsidRDefault="00387A56"/>
    <w:p w:rsidR="00387A56" w:rsidRDefault="00387A56">
      <w:r>
        <w:t>Not applicable</w:t>
      </w:r>
    </w:p>
    <w:p w:rsidR="00387A56" w:rsidRDefault="00387A56">
      <w:pPr>
        <w:pStyle w:val="Header"/>
        <w:tabs>
          <w:tab w:val="clear" w:pos="4320"/>
          <w:tab w:val="clear" w:pos="8640"/>
        </w:tabs>
      </w:pPr>
    </w:p>
    <w:p w:rsidR="00387A56" w:rsidRDefault="00387A56" w:rsidP="006516C3">
      <w:pPr>
        <w:pStyle w:val="Heading2"/>
      </w:pPr>
      <w:bookmarkStart w:id="89" w:name="_Toc370719520"/>
      <w:bookmarkStart w:id="90" w:name="_Toc371545706"/>
      <w:r>
        <w:t>Sizing and Timing Requirements</w:t>
      </w:r>
      <w:bookmarkEnd w:id="89"/>
      <w:bookmarkEnd w:id="90"/>
    </w:p>
    <w:p w:rsidR="00387A56" w:rsidRDefault="00387A56"/>
    <w:p w:rsidR="00387A56" w:rsidRDefault="007A6EF3" w:rsidP="007A6EF3">
      <w:r>
        <w:t>Not applicable</w:t>
      </w:r>
    </w:p>
    <w:p w:rsidR="00387A56" w:rsidRDefault="00387A56" w:rsidP="006516C3">
      <w:pPr>
        <w:pStyle w:val="Heading2"/>
      </w:pPr>
      <w:bookmarkStart w:id="91" w:name="_Toc370719521"/>
      <w:bookmarkStart w:id="92" w:name="_Toc371545707"/>
      <w:r>
        <w:t>Safety Requirements</w:t>
      </w:r>
      <w:bookmarkEnd w:id="91"/>
      <w:bookmarkEnd w:id="92"/>
    </w:p>
    <w:p w:rsidR="00387A56" w:rsidRDefault="00387A56"/>
    <w:p w:rsidR="00387A56" w:rsidRDefault="00387A56">
      <w:r>
        <w:t>Not applicable</w:t>
      </w:r>
    </w:p>
    <w:p w:rsidR="00387A56" w:rsidRDefault="00387A56"/>
    <w:p w:rsidR="00387A56" w:rsidRDefault="00387A56" w:rsidP="006516C3">
      <w:pPr>
        <w:pStyle w:val="Heading2"/>
      </w:pPr>
      <w:bookmarkStart w:id="93" w:name="_Toc370719522"/>
      <w:bookmarkStart w:id="94" w:name="_Toc371545708"/>
      <w:r>
        <w:t>Security Requirements</w:t>
      </w:r>
      <w:bookmarkEnd w:id="93"/>
      <w:bookmarkEnd w:id="94"/>
    </w:p>
    <w:p w:rsidR="00387A56" w:rsidRDefault="00387A56"/>
    <w:p w:rsidR="00387A56" w:rsidRDefault="00387A56">
      <w:r>
        <w:t>Not applicable</w:t>
      </w:r>
    </w:p>
    <w:p w:rsidR="00387A56" w:rsidRDefault="00387A56"/>
    <w:p w:rsidR="00387A56" w:rsidRDefault="00387A56" w:rsidP="006516C3">
      <w:pPr>
        <w:pStyle w:val="Heading2"/>
      </w:pPr>
      <w:bookmarkStart w:id="95" w:name="_Toc370719523"/>
      <w:bookmarkStart w:id="96" w:name="_Toc371545709"/>
      <w:r>
        <w:t>Design Constraints</w:t>
      </w:r>
      <w:bookmarkEnd w:id="95"/>
      <w:bookmarkEnd w:id="96"/>
    </w:p>
    <w:p w:rsidR="00387A56" w:rsidRDefault="00387A56"/>
    <w:p w:rsidR="00387A56" w:rsidRDefault="0044689A">
      <w:r>
        <w:t>OOAD using UML notation</w:t>
      </w:r>
    </w:p>
    <w:p w:rsidR="00387A56" w:rsidRDefault="00387A56"/>
    <w:p w:rsidR="00387A56" w:rsidRDefault="00DC1D27" w:rsidP="006516C3">
      <w:pPr>
        <w:pStyle w:val="Heading2"/>
      </w:pPr>
      <w:bookmarkStart w:id="97" w:name="_Toc370719524"/>
      <w:r>
        <w:br w:type="page"/>
      </w:r>
      <w:bookmarkStart w:id="98" w:name="_Toc371545710"/>
      <w:commentRangeStart w:id="99"/>
      <w:r w:rsidR="00387A56">
        <w:t>Requirements Traceability</w:t>
      </w:r>
      <w:bookmarkEnd w:id="97"/>
      <w:commentRangeEnd w:id="99"/>
      <w:r w:rsidR="004219B3">
        <w:rPr>
          <w:rStyle w:val="CommentReference"/>
          <w:b w:val="0"/>
        </w:rPr>
        <w:commentReference w:id="99"/>
      </w:r>
      <w:bookmarkEnd w:id="98"/>
    </w:p>
    <w:p w:rsidR="00387A56" w:rsidRDefault="00387A56"/>
    <w:p w:rsidR="00387A56" w:rsidRDefault="00387A56"/>
    <w:tbl>
      <w:tblPr>
        <w:tblW w:w="1296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1785"/>
        <w:gridCol w:w="2228"/>
        <w:gridCol w:w="3690"/>
        <w:gridCol w:w="1280"/>
        <w:gridCol w:w="1530"/>
        <w:gridCol w:w="1442"/>
      </w:tblGrid>
      <w:tr w:rsidR="004219B3" w:rsidRPr="006C3433" w:rsidTr="00111017">
        <w:trPr>
          <w:trHeight w:val="259"/>
          <w:tblHeader/>
        </w:trPr>
        <w:tc>
          <w:tcPr>
            <w:tcW w:w="1167" w:type="dxa"/>
            <w:shd w:val="clear" w:color="000000" w:fill="FFFFFF"/>
            <w:noWrap/>
            <w:vAlign w:val="center"/>
            <w:hideMark/>
          </w:tcPr>
          <w:p w:rsidR="00D146A0" w:rsidRPr="006C3433" w:rsidRDefault="00D146A0" w:rsidP="00D146A0">
            <w:pPr>
              <w:jc w:val="center"/>
              <w:rPr>
                <w:b/>
                <w:bCs/>
              </w:rPr>
            </w:pPr>
            <w:r w:rsidRPr="006C3433">
              <w:rPr>
                <w:b/>
                <w:bCs/>
              </w:rPr>
              <w:t>Source</w:t>
            </w:r>
          </w:p>
        </w:tc>
        <w:tc>
          <w:tcPr>
            <w:tcW w:w="1623" w:type="dxa"/>
            <w:shd w:val="clear" w:color="000000" w:fill="FFFFFF"/>
            <w:noWrap/>
            <w:vAlign w:val="center"/>
            <w:hideMark/>
          </w:tcPr>
          <w:p w:rsidR="00D146A0" w:rsidRPr="006C3433" w:rsidRDefault="00D146A0" w:rsidP="00D146A0">
            <w:pPr>
              <w:jc w:val="center"/>
              <w:rPr>
                <w:b/>
                <w:bCs/>
              </w:rPr>
            </w:pPr>
            <w:r w:rsidRPr="006C3433">
              <w:rPr>
                <w:b/>
                <w:bCs/>
              </w:rPr>
              <w:t>Requirements</w:t>
            </w:r>
          </w:p>
        </w:tc>
        <w:tc>
          <w:tcPr>
            <w:tcW w:w="2228" w:type="dxa"/>
            <w:shd w:val="clear" w:color="000000" w:fill="FFFFFF"/>
            <w:noWrap/>
            <w:vAlign w:val="center"/>
            <w:hideMark/>
          </w:tcPr>
          <w:p w:rsidR="00D146A0" w:rsidRPr="006C3433" w:rsidRDefault="00D146A0" w:rsidP="00D146A0">
            <w:pPr>
              <w:jc w:val="center"/>
              <w:rPr>
                <w:b/>
                <w:bCs/>
              </w:rPr>
            </w:pPr>
            <w:r w:rsidRPr="006C3433">
              <w:rPr>
                <w:b/>
                <w:bCs/>
              </w:rPr>
              <w:t>#</w:t>
            </w:r>
          </w:p>
        </w:tc>
        <w:tc>
          <w:tcPr>
            <w:tcW w:w="4970" w:type="dxa"/>
            <w:gridSpan w:val="2"/>
            <w:shd w:val="clear" w:color="000000" w:fill="FFFFFF"/>
            <w:noWrap/>
            <w:vAlign w:val="center"/>
            <w:hideMark/>
          </w:tcPr>
          <w:p w:rsidR="00D146A0" w:rsidRPr="006C3433" w:rsidRDefault="00D146A0" w:rsidP="00D146A0">
            <w:pPr>
              <w:jc w:val="center"/>
              <w:rPr>
                <w:b/>
                <w:bCs/>
              </w:rPr>
            </w:pPr>
            <w:r w:rsidRPr="006C3433">
              <w:rPr>
                <w:b/>
                <w:bCs/>
              </w:rPr>
              <w:t>Description</w:t>
            </w:r>
          </w:p>
        </w:tc>
        <w:tc>
          <w:tcPr>
            <w:tcW w:w="1530" w:type="dxa"/>
            <w:shd w:val="clear" w:color="000000" w:fill="FFFFFF"/>
            <w:noWrap/>
            <w:vAlign w:val="center"/>
            <w:hideMark/>
          </w:tcPr>
          <w:p w:rsidR="00D146A0" w:rsidRPr="006C3433" w:rsidRDefault="00D146A0" w:rsidP="00D146A0">
            <w:pPr>
              <w:jc w:val="center"/>
              <w:rPr>
                <w:b/>
                <w:bCs/>
              </w:rPr>
            </w:pPr>
            <w:r w:rsidRPr="006C3433">
              <w:rPr>
                <w:b/>
                <w:bCs/>
              </w:rPr>
              <w:t>Priority</w:t>
            </w:r>
          </w:p>
        </w:tc>
        <w:tc>
          <w:tcPr>
            <w:tcW w:w="1442" w:type="dxa"/>
            <w:shd w:val="clear" w:color="000000" w:fill="FFFFFF"/>
            <w:noWrap/>
            <w:vAlign w:val="center"/>
            <w:hideMark/>
          </w:tcPr>
          <w:p w:rsidR="00D146A0" w:rsidRPr="006C3433" w:rsidRDefault="00D146A0" w:rsidP="00D146A0">
            <w:pPr>
              <w:jc w:val="center"/>
              <w:rPr>
                <w:b/>
                <w:bCs/>
              </w:rPr>
            </w:pPr>
            <w:r w:rsidRPr="006C3433">
              <w:rPr>
                <w:b/>
                <w:bCs/>
              </w:rPr>
              <w:t>Note</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Buy Drinks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Select drink</w:t>
            </w:r>
          </w:p>
        </w:tc>
        <w:tc>
          <w:tcPr>
            <w:tcW w:w="2228" w:type="dxa"/>
            <w:shd w:val="clear" w:color="000000" w:fill="FFFFFF"/>
            <w:noWrap/>
            <w:vAlign w:val="center"/>
            <w:hideMark/>
          </w:tcPr>
          <w:p w:rsidR="004219B3" w:rsidRPr="006C3433" w:rsidRDefault="004219B3" w:rsidP="00D146A0">
            <w:r w:rsidRPr="006C3433">
              <w:t>SRS_REQ_201</w:t>
            </w:r>
          </w:p>
        </w:tc>
        <w:tc>
          <w:tcPr>
            <w:tcW w:w="3690" w:type="dxa"/>
            <w:shd w:val="clear" w:color="000000" w:fill="FFFFFF"/>
            <w:noWrap/>
            <w:vAlign w:val="center"/>
            <w:hideMark/>
          </w:tcPr>
          <w:p w:rsidR="004219B3" w:rsidRPr="006C3433" w:rsidRDefault="004219B3" w:rsidP="00D146A0">
            <w:r w:rsidRPr="006C3433">
              <w:t xml:space="preserve">The Customer must be able to select drinks before any money can be entered into the </w:t>
            </w:r>
            <w:r w:rsidR="009D06A4">
              <w:t>VM</w:t>
            </w:r>
            <w:r w:rsidRPr="006C3433">
              <w:t>.</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Terminate transaction</w:t>
            </w:r>
          </w:p>
        </w:tc>
        <w:tc>
          <w:tcPr>
            <w:tcW w:w="2228" w:type="dxa"/>
            <w:shd w:val="clear" w:color="000000" w:fill="FFFFFF"/>
            <w:noWrap/>
            <w:vAlign w:val="center"/>
            <w:hideMark/>
          </w:tcPr>
          <w:p w:rsidR="004219B3" w:rsidRPr="006C3433" w:rsidRDefault="004219B3" w:rsidP="00D146A0">
            <w:r w:rsidRPr="006C3433">
              <w:t>SRS_REQ_202</w:t>
            </w:r>
          </w:p>
        </w:tc>
        <w:tc>
          <w:tcPr>
            <w:tcW w:w="3690" w:type="dxa"/>
            <w:shd w:val="clear" w:color="000000" w:fill="FFFFFF"/>
            <w:noWrap/>
            <w:vAlign w:val="center"/>
            <w:hideMark/>
          </w:tcPr>
          <w:p w:rsidR="004219B3" w:rsidRPr="006C3433" w:rsidRDefault="004219B3" w:rsidP="00D146A0">
            <w:r w:rsidRPr="006C3433">
              <w:t>The Customer must be able to terminate transaction at any point of time</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Accept money</w:t>
            </w:r>
          </w:p>
        </w:tc>
        <w:tc>
          <w:tcPr>
            <w:tcW w:w="2228" w:type="dxa"/>
            <w:shd w:val="clear" w:color="000000" w:fill="FFFFFF"/>
            <w:noWrap/>
            <w:vAlign w:val="center"/>
            <w:hideMark/>
          </w:tcPr>
          <w:p w:rsidR="004219B3" w:rsidRPr="006C3433" w:rsidRDefault="004219B3" w:rsidP="00D146A0">
            <w:r w:rsidRPr="006C3433">
              <w:t>SRS_REQ_203</w:t>
            </w:r>
          </w:p>
        </w:tc>
        <w:tc>
          <w:tcPr>
            <w:tcW w:w="3690" w:type="dxa"/>
            <w:shd w:val="clear" w:color="000000" w:fill="FFFFFF"/>
            <w:noWrap/>
            <w:vAlign w:val="center"/>
            <w:hideMark/>
          </w:tcPr>
          <w:p w:rsidR="004219B3" w:rsidRPr="006C3433" w:rsidRDefault="004219B3" w:rsidP="00D146A0">
            <w:r w:rsidRPr="006C3433">
              <w:t>There should be a facility to accept the money from the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price</w:t>
            </w:r>
          </w:p>
        </w:tc>
        <w:tc>
          <w:tcPr>
            <w:tcW w:w="2228" w:type="dxa"/>
            <w:shd w:val="clear" w:color="000000" w:fill="FFFFFF"/>
            <w:noWrap/>
            <w:vAlign w:val="center"/>
            <w:hideMark/>
          </w:tcPr>
          <w:p w:rsidR="004219B3" w:rsidRPr="006C3433" w:rsidRDefault="004219B3" w:rsidP="00D146A0">
            <w:r w:rsidRPr="006C3433">
              <w:t>SRS_REQ_204</w:t>
            </w:r>
          </w:p>
        </w:tc>
        <w:tc>
          <w:tcPr>
            <w:tcW w:w="3690" w:type="dxa"/>
            <w:shd w:val="clear" w:color="000000" w:fill="FFFFFF"/>
            <w:noWrap/>
            <w:vAlign w:val="center"/>
            <w:hideMark/>
          </w:tcPr>
          <w:p w:rsidR="004219B3" w:rsidRPr="006C3433" w:rsidRDefault="004219B3" w:rsidP="00D146A0">
            <w:r w:rsidRPr="006C3433">
              <w:t>The CIP shall display price for selected brands to the customers.</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availability</w:t>
            </w:r>
          </w:p>
        </w:tc>
        <w:tc>
          <w:tcPr>
            <w:tcW w:w="2228" w:type="dxa"/>
            <w:shd w:val="clear" w:color="000000" w:fill="FFFFFF"/>
            <w:noWrap/>
            <w:vAlign w:val="center"/>
            <w:hideMark/>
          </w:tcPr>
          <w:p w:rsidR="004219B3" w:rsidRPr="006C3433" w:rsidRDefault="004219B3" w:rsidP="00D146A0">
            <w:r w:rsidRPr="006C3433">
              <w:t>SRS_REQ_205</w:t>
            </w:r>
          </w:p>
        </w:tc>
        <w:tc>
          <w:tcPr>
            <w:tcW w:w="3690" w:type="dxa"/>
            <w:shd w:val="clear" w:color="000000" w:fill="FFFFFF"/>
            <w:noWrap/>
            <w:vAlign w:val="bottom"/>
            <w:hideMark/>
          </w:tcPr>
          <w:p w:rsidR="004219B3" w:rsidRPr="006C3433" w:rsidRDefault="004219B3" w:rsidP="00D146A0">
            <w:r w:rsidRPr="006C3433">
              <w:t>Once the customer selects a brand the CIP shall display availability of the selected brand to the customer. In case of unavailability of the brand the CIP shall display appropriate message, and shall wait for the customer to choose a available drinks brand.</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Calculate total accumulated money</w:t>
            </w:r>
          </w:p>
        </w:tc>
        <w:tc>
          <w:tcPr>
            <w:tcW w:w="2228" w:type="dxa"/>
            <w:shd w:val="clear" w:color="000000" w:fill="FFFFFF"/>
            <w:noWrap/>
            <w:vAlign w:val="center"/>
            <w:hideMark/>
          </w:tcPr>
          <w:p w:rsidR="004219B3" w:rsidRPr="006C3433" w:rsidRDefault="004219B3" w:rsidP="00D146A0">
            <w:r w:rsidRPr="006C3433">
              <w:t>SRS_REQ_206</w:t>
            </w:r>
          </w:p>
        </w:tc>
        <w:tc>
          <w:tcPr>
            <w:tcW w:w="3690" w:type="dxa"/>
            <w:shd w:val="clear" w:color="000000" w:fill="FFFFFF"/>
            <w:noWrap/>
            <w:vAlign w:val="center"/>
            <w:hideMark/>
          </w:tcPr>
          <w:p w:rsidR="004219B3" w:rsidRPr="006C3433" w:rsidRDefault="004219B3" w:rsidP="00D146A0">
            <w:r w:rsidRPr="006C3433">
              <w:t>The CIP shall display total amount of accumulated money to the customer in any time during the transaction.</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not enough money</w:t>
            </w:r>
          </w:p>
        </w:tc>
        <w:tc>
          <w:tcPr>
            <w:tcW w:w="2228" w:type="dxa"/>
            <w:shd w:val="clear" w:color="000000" w:fill="FFFFFF"/>
            <w:noWrap/>
            <w:vAlign w:val="center"/>
            <w:hideMark/>
          </w:tcPr>
          <w:p w:rsidR="004219B3" w:rsidRPr="006C3433" w:rsidRDefault="004219B3" w:rsidP="00D146A0">
            <w:r w:rsidRPr="006C3433">
              <w:t>SRS_REQ_207</w:t>
            </w:r>
          </w:p>
        </w:tc>
        <w:tc>
          <w:tcPr>
            <w:tcW w:w="3690" w:type="dxa"/>
            <w:shd w:val="clear" w:color="000000" w:fill="FFFFFF"/>
            <w:noWrap/>
            <w:vAlign w:val="center"/>
            <w:hideMark/>
          </w:tcPr>
          <w:p w:rsidR="004219B3" w:rsidRPr="006C3433" w:rsidRDefault="004219B3" w:rsidP="00D146A0">
            <w:r w:rsidRPr="006C3433">
              <w:t>The CIP shall display appropriate message to the customer when there was not enough coins of appropriate denominations.</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Validate money</w:t>
            </w:r>
          </w:p>
        </w:tc>
        <w:tc>
          <w:tcPr>
            <w:tcW w:w="2228" w:type="dxa"/>
            <w:shd w:val="clear" w:color="000000" w:fill="FFFFFF"/>
            <w:noWrap/>
            <w:vAlign w:val="center"/>
            <w:hideMark/>
          </w:tcPr>
          <w:p w:rsidR="004219B3" w:rsidRPr="006C3433" w:rsidRDefault="004219B3" w:rsidP="00D146A0">
            <w:r w:rsidRPr="006C3433">
              <w:t>SRS_REQ_208</w:t>
            </w:r>
          </w:p>
        </w:tc>
        <w:tc>
          <w:tcPr>
            <w:tcW w:w="3690" w:type="dxa"/>
            <w:shd w:val="clear" w:color="000000" w:fill="FFFFFF"/>
            <w:noWrap/>
            <w:vAlign w:val="center"/>
            <w:hideMark/>
          </w:tcPr>
          <w:p w:rsidR="004219B3" w:rsidRPr="006C3433" w:rsidRDefault="004219B3" w:rsidP="00D146A0">
            <w:r w:rsidRPr="006C3433">
              <w:t>The VMCS shall validate inserted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accumulated money</w:t>
            </w:r>
          </w:p>
        </w:tc>
        <w:tc>
          <w:tcPr>
            <w:tcW w:w="2228" w:type="dxa"/>
            <w:shd w:val="clear" w:color="000000" w:fill="FFFFFF"/>
            <w:noWrap/>
            <w:vAlign w:val="center"/>
            <w:hideMark/>
          </w:tcPr>
          <w:p w:rsidR="004219B3" w:rsidRPr="006C3433" w:rsidRDefault="004219B3" w:rsidP="00D146A0">
            <w:r w:rsidRPr="006C3433">
              <w:t>SRS_REQ_209</w:t>
            </w:r>
          </w:p>
        </w:tc>
        <w:tc>
          <w:tcPr>
            <w:tcW w:w="3690" w:type="dxa"/>
            <w:shd w:val="clear" w:color="000000" w:fill="FFFFFF"/>
            <w:noWrap/>
            <w:vAlign w:val="center"/>
            <w:hideMark/>
          </w:tcPr>
          <w:p w:rsidR="004219B3" w:rsidRPr="006C3433" w:rsidRDefault="004219B3" w:rsidP="00D146A0">
            <w:r w:rsidRPr="006C3433">
              <w:t>The CIP shall be able to display total accumulated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Reject invalid money</w:t>
            </w:r>
          </w:p>
        </w:tc>
        <w:tc>
          <w:tcPr>
            <w:tcW w:w="2228" w:type="dxa"/>
            <w:shd w:val="clear" w:color="000000" w:fill="FFFFFF"/>
            <w:noWrap/>
            <w:vAlign w:val="center"/>
            <w:hideMark/>
          </w:tcPr>
          <w:p w:rsidR="004219B3" w:rsidRPr="006C3433" w:rsidRDefault="004219B3" w:rsidP="00D146A0">
            <w:r w:rsidRPr="006C3433">
              <w:t>SRS_REQ_210</w:t>
            </w:r>
          </w:p>
        </w:tc>
        <w:tc>
          <w:tcPr>
            <w:tcW w:w="3690" w:type="dxa"/>
            <w:shd w:val="clear" w:color="000000" w:fill="FFFFFF"/>
            <w:noWrap/>
            <w:vAlign w:val="center"/>
            <w:hideMark/>
          </w:tcPr>
          <w:p w:rsidR="004219B3" w:rsidRPr="006C3433" w:rsidRDefault="004219B3" w:rsidP="00D146A0">
            <w:r w:rsidRPr="006C3433">
              <w:t>The CIP shall be able to reject not valid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not valid money</w:t>
            </w:r>
          </w:p>
        </w:tc>
        <w:tc>
          <w:tcPr>
            <w:tcW w:w="2228" w:type="dxa"/>
            <w:shd w:val="clear" w:color="000000" w:fill="FFFFFF"/>
            <w:noWrap/>
            <w:vAlign w:val="center"/>
            <w:hideMark/>
          </w:tcPr>
          <w:p w:rsidR="004219B3" w:rsidRPr="006C3433" w:rsidRDefault="004219B3" w:rsidP="00D146A0">
            <w:r w:rsidRPr="006C3433">
              <w:t>SRS_REQ_211</w:t>
            </w:r>
          </w:p>
        </w:tc>
        <w:tc>
          <w:tcPr>
            <w:tcW w:w="3690" w:type="dxa"/>
            <w:shd w:val="clear" w:color="000000" w:fill="FFFFFF"/>
            <w:noWrap/>
            <w:vAlign w:val="center"/>
            <w:hideMark/>
          </w:tcPr>
          <w:p w:rsidR="004219B3" w:rsidRPr="006C3433" w:rsidRDefault="004219B3" w:rsidP="00D146A0">
            <w:r w:rsidRPr="006C3433">
              <w:t>The CIP shall display appropriate message to the customer in case of rejection of the invalid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Return money to the customer</w:t>
            </w:r>
          </w:p>
        </w:tc>
        <w:tc>
          <w:tcPr>
            <w:tcW w:w="2228" w:type="dxa"/>
            <w:shd w:val="clear" w:color="000000" w:fill="FFFFFF"/>
            <w:noWrap/>
            <w:vAlign w:val="center"/>
            <w:hideMark/>
          </w:tcPr>
          <w:p w:rsidR="004219B3" w:rsidRPr="006C3433" w:rsidRDefault="004219B3" w:rsidP="00D146A0">
            <w:r w:rsidRPr="006C3433">
              <w:t>SRS_REQ_212</w:t>
            </w:r>
          </w:p>
        </w:tc>
        <w:tc>
          <w:tcPr>
            <w:tcW w:w="3690" w:type="dxa"/>
            <w:shd w:val="clear" w:color="000000" w:fill="FFFFFF"/>
            <w:noWrap/>
            <w:vAlign w:val="center"/>
            <w:hideMark/>
          </w:tcPr>
          <w:p w:rsidR="004219B3" w:rsidRPr="006C3433" w:rsidRDefault="004219B3" w:rsidP="00D146A0">
            <w:r w:rsidRPr="006C3433">
              <w:t>The CIP shall return the money to the customer in case of termination of transaction by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Dispense change</w:t>
            </w:r>
          </w:p>
        </w:tc>
        <w:tc>
          <w:tcPr>
            <w:tcW w:w="2228" w:type="dxa"/>
            <w:shd w:val="clear" w:color="000000" w:fill="FFFFFF"/>
            <w:noWrap/>
            <w:vAlign w:val="center"/>
            <w:hideMark/>
          </w:tcPr>
          <w:p w:rsidR="004219B3" w:rsidRPr="006C3433" w:rsidRDefault="004219B3" w:rsidP="00D146A0">
            <w:r w:rsidRPr="006C3433">
              <w:t>SRS_REQ_213</w:t>
            </w:r>
          </w:p>
        </w:tc>
        <w:tc>
          <w:tcPr>
            <w:tcW w:w="3690" w:type="dxa"/>
            <w:shd w:val="clear" w:color="000000" w:fill="FFFFFF"/>
            <w:noWrap/>
            <w:vAlign w:val="center"/>
            <w:hideMark/>
          </w:tcPr>
          <w:p w:rsidR="004219B3" w:rsidRPr="006C3433" w:rsidRDefault="004219B3" w:rsidP="00D146A0">
            <w:r w:rsidRPr="006C3433">
              <w:t>The CIP shall dispense the appropriate change to the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vAlign w:val="center"/>
            <w:hideMark/>
          </w:tcPr>
          <w:p w:rsidR="004219B3" w:rsidRPr="006C3433" w:rsidRDefault="004219B3" w:rsidP="00D146A0">
            <w:r>
              <w:t xml:space="preserve">Monitor total accumulated </w:t>
            </w:r>
            <w:r w:rsidRPr="006C3433">
              <w:t>money</w:t>
            </w:r>
          </w:p>
        </w:tc>
        <w:tc>
          <w:tcPr>
            <w:tcW w:w="2228" w:type="dxa"/>
            <w:shd w:val="clear" w:color="000000" w:fill="FFFFFF"/>
            <w:vAlign w:val="center"/>
            <w:hideMark/>
          </w:tcPr>
          <w:p w:rsidR="004219B3" w:rsidRPr="006C3433" w:rsidRDefault="004219B3" w:rsidP="00D146A0">
            <w:r w:rsidRPr="006C3433">
              <w:t>SRS_REQ_214</w:t>
            </w:r>
          </w:p>
        </w:tc>
        <w:tc>
          <w:tcPr>
            <w:tcW w:w="3690" w:type="dxa"/>
            <w:shd w:val="clear" w:color="000000" w:fill="FFFFFF"/>
            <w:vAlign w:val="center"/>
            <w:hideMark/>
          </w:tcPr>
          <w:p w:rsidR="004219B3" w:rsidRPr="006C3433" w:rsidRDefault="004219B3" w:rsidP="00D146A0">
            <w:r w:rsidRPr="006C3433">
              <w:t>The VMCS shall monitors accumulated money to the customer during transaction.</w:t>
            </w:r>
          </w:p>
        </w:tc>
        <w:tc>
          <w:tcPr>
            <w:tcW w:w="1280" w:type="dxa"/>
            <w:shd w:val="clear" w:color="000000" w:fill="FFFFFF"/>
            <w:vAlign w:val="center"/>
            <w:hideMark/>
          </w:tcPr>
          <w:p w:rsidR="004219B3" w:rsidRPr="006C3433" w:rsidRDefault="004219B3" w:rsidP="00D146A0">
            <w:r w:rsidRPr="006C3433">
              <w:t>Mandatory</w:t>
            </w:r>
          </w:p>
        </w:tc>
        <w:tc>
          <w:tcPr>
            <w:tcW w:w="2972" w:type="dxa"/>
            <w:gridSpan w:val="2"/>
            <w:shd w:val="clear" w:color="000000" w:fill="FFFFFF"/>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Evaluate total accumulated  money</w:t>
            </w:r>
          </w:p>
        </w:tc>
        <w:tc>
          <w:tcPr>
            <w:tcW w:w="2228" w:type="dxa"/>
            <w:shd w:val="clear" w:color="000000" w:fill="FFFFFF"/>
            <w:noWrap/>
            <w:vAlign w:val="center"/>
            <w:hideMark/>
          </w:tcPr>
          <w:p w:rsidR="004219B3" w:rsidRPr="006C3433" w:rsidRDefault="004219B3" w:rsidP="00D146A0">
            <w:r w:rsidRPr="006C3433">
              <w:t>SRS_REQ_215</w:t>
            </w:r>
          </w:p>
        </w:tc>
        <w:tc>
          <w:tcPr>
            <w:tcW w:w="3690" w:type="dxa"/>
            <w:shd w:val="clear" w:color="000000" w:fill="FFFFFF"/>
            <w:noWrap/>
            <w:vAlign w:val="center"/>
            <w:hideMark/>
          </w:tcPr>
          <w:p w:rsidR="004219B3" w:rsidRPr="006C3433" w:rsidRDefault="004219B3" w:rsidP="00D146A0">
            <w:r w:rsidRPr="006C3433">
              <w:t>The VMCS shall determines whether enough money has been inputted by the customer or not</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Disable money slot</w:t>
            </w:r>
          </w:p>
        </w:tc>
        <w:tc>
          <w:tcPr>
            <w:tcW w:w="2228" w:type="dxa"/>
            <w:shd w:val="clear" w:color="000000" w:fill="FFFFFF"/>
            <w:noWrap/>
            <w:vAlign w:val="center"/>
            <w:hideMark/>
          </w:tcPr>
          <w:p w:rsidR="004219B3" w:rsidRPr="006C3433" w:rsidRDefault="004219B3" w:rsidP="00D146A0">
            <w:r w:rsidRPr="006C3433">
              <w:t>SRS_REQ_216</w:t>
            </w:r>
          </w:p>
        </w:tc>
        <w:tc>
          <w:tcPr>
            <w:tcW w:w="3690" w:type="dxa"/>
            <w:shd w:val="clear" w:color="000000" w:fill="FFFFFF"/>
            <w:noWrap/>
            <w:vAlign w:val="center"/>
            <w:hideMark/>
          </w:tcPr>
          <w:p w:rsidR="004219B3" w:rsidRPr="006C3433" w:rsidRDefault="004219B3" w:rsidP="00D146A0">
            <w:r w:rsidRPr="006C3433">
              <w:t>The VMCS shall disable the money slot if TOTAL_ACCUMULATED_MONEY &gt;= SELECTED_PRICE has been inputted</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Enough money to purchase</w:t>
            </w:r>
          </w:p>
        </w:tc>
        <w:tc>
          <w:tcPr>
            <w:tcW w:w="2228" w:type="dxa"/>
            <w:shd w:val="clear" w:color="000000" w:fill="FFFFFF"/>
            <w:noWrap/>
            <w:vAlign w:val="center"/>
            <w:hideMark/>
          </w:tcPr>
          <w:p w:rsidR="004219B3" w:rsidRPr="006C3433" w:rsidRDefault="004219B3" w:rsidP="00D146A0">
            <w:r w:rsidRPr="006C3433">
              <w:t>SRS_REQ_217</w:t>
            </w:r>
          </w:p>
        </w:tc>
        <w:tc>
          <w:tcPr>
            <w:tcW w:w="3690" w:type="dxa"/>
            <w:shd w:val="clear" w:color="000000" w:fill="FFFFFF"/>
            <w:noWrap/>
            <w:vAlign w:val="center"/>
            <w:hideMark/>
          </w:tcPr>
          <w:p w:rsidR="004219B3" w:rsidRPr="006C3433" w:rsidRDefault="004219B3" w:rsidP="00D146A0">
            <w:r w:rsidRPr="006C3433">
              <w:t>The VMCS shall determine whether inputted money is enough for selected purchase or not. In case of insufficient money VMCS shall not respond to the customer request and should wait for further from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5"/>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Determine amount of change</w:t>
            </w:r>
          </w:p>
        </w:tc>
        <w:tc>
          <w:tcPr>
            <w:tcW w:w="2228" w:type="dxa"/>
            <w:shd w:val="clear" w:color="000000" w:fill="FFFFFF"/>
            <w:noWrap/>
            <w:vAlign w:val="center"/>
            <w:hideMark/>
          </w:tcPr>
          <w:p w:rsidR="004219B3" w:rsidRPr="006C3433" w:rsidRDefault="004219B3" w:rsidP="00D146A0">
            <w:r w:rsidRPr="006C3433">
              <w:t>SRS_REQ_218</w:t>
            </w:r>
          </w:p>
        </w:tc>
        <w:tc>
          <w:tcPr>
            <w:tcW w:w="3690" w:type="dxa"/>
            <w:shd w:val="clear" w:color="000000" w:fill="FFFFFF"/>
            <w:noWrap/>
            <w:vAlign w:val="center"/>
            <w:hideMark/>
          </w:tcPr>
          <w:p w:rsidR="004219B3" w:rsidRPr="006C3433" w:rsidRDefault="004219B3" w:rsidP="00D146A0">
            <w:r w:rsidRPr="006C3433">
              <w:t>The VMCS shall determine if any change should be sent to the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shd w:val="clear" w:color="000000" w:fill="FFFFFF"/>
            <w:noWrap/>
            <w:vAlign w:val="bottom"/>
            <w:hideMark/>
          </w:tcPr>
          <w:p w:rsidR="00D146A0" w:rsidRPr="006C3433" w:rsidRDefault="00D146A0" w:rsidP="00D146A0">
            <w:r w:rsidRPr="006C3433">
              <w:t>Interview with customer</w:t>
            </w:r>
          </w:p>
        </w:tc>
        <w:tc>
          <w:tcPr>
            <w:tcW w:w="1623" w:type="dxa"/>
            <w:shd w:val="clear" w:color="000000" w:fill="FFFFFF"/>
            <w:noWrap/>
            <w:vAlign w:val="center"/>
            <w:hideMark/>
          </w:tcPr>
          <w:p w:rsidR="00D146A0" w:rsidRPr="006C3433" w:rsidRDefault="00D146A0" w:rsidP="00D146A0">
            <w:r w:rsidRPr="006C3433">
              <w:t>Store successful record</w:t>
            </w:r>
          </w:p>
        </w:tc>
        <w:tc>
          <w:tcPr>
            <w:tcW w:w="2228" w:type="dxa"/>
            <w:shd w:val="clear" w:color="000000" w:fill="FFFFFF"/>
            <w:noWrap/>
            <w:vAlign w:val="center"/>
            <w:hideMark/>
          </w:tcPr>
          <w:p w:rsidR="00D146A0" w:rsidRPr="006C3433" w:rsidRDefault="00D146A0" w:rsidP="00D146A0">
            <w:r w:rsidRPr="006C3433">
              <w:t>SRS_REQ_219</w:t>
            </w:r>
          </w:p>
        </w:tc>
        <w:tc>
          <w:tcPr>
            <w:tcW w:w="3690" w:type="dxa"/>
            <w:shd w:val="clear" w:color="000000" w:fill="FFFFFF"/>
            <w:noWrap/>
            <w:vAlign w:val="center"/>
            <w:hideMark/>
          </w:tcPr>
          <w:p w:rsidR="00D146A0" w:rsidRPr="006C3433" w:rsidRDefault="00D146A0" w:rsidP="00D146A0">
            <w:r w:rsidRPr="006C3433">
              <w:t>The VMCS shall keep the record of successful transactions until end of simulation.</w:t>
            </w:r>
          </w:p>
        </w:tc>
        <w:tc>
          <w:tcPr>
            <w:tcW w:w="1280" w:type="dxa"/>
            <w:shd w:val="clear" w:color="000000" w:fill="FFFFFF"/>
            <w:noWrap/>
            <w:vAlign w:val="center"/>
            <w:hideMark/>
          </w:tcPr>
          <w:p w:rsidR="00D146A0" w:rsidRPr="006C3433" w:rsidRDefault="00D146A0" w:rsidP="00D146A0">
            <w:r w:rsidRPr="006C3433">
              <w:t>Mandatory</w:t>
            </w:r>
          </w:p>
        </w:tc>
        <w:tc>
          <w:tcPr>
            <w:tcW w:w="2972" w:type="dxa"/>
            <w:gridSpan w:val="2"/>
            <w:shd w:val="clear" w:color="000000" w:fill="FFFFFF"/>
            <w:noWrap/>
            <w:vAlign w:val="center"/>
            <w:hideMark/>
          </w:tcPr>
          <w:p w:rsidR="00D146A0" w:rsidRPr="006C3433" w:rsidRDefault="00D146A0" w:rsidP="00D146A0">
            <w:r w:rsidRPr="006C3433">
              <w:t>-</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Login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Login to VMCS</w:t>
            </w:r>
          </w:p>
        </w:tc>
        <w:tc>
          <w:tcPr>
            <w:tcW w:w="2228" w:type="dxa"/>
            <w:shd w:val="clear" w:color="000000" w:fill="FFFFFF"/>
            <w:noWrap/>
            <w:vAlign w:val="center"/>
            <w:hideMark/>
          </w:tcPr>
          <w:p w:rsidR="004219B3" w:rsidRPr="006C3433" w:rsidRDefault="004219B3" w:rsidP="00D146A0">
            <w:r w:rsidRPr="006C3433">
              <w:t>SRS_REQ_301</w:t>
            </w:r>
          </w:p>
        </w:tc>
        <w:tc>
          <w:tcPr>
            <w:tcW w:w="4970" w:type="dxa"/>
            <w:gridSpan w:val="2"/>
            <w:shd w:val="clear" w:color="000000" w:fill="FFFFFF"/>
            <w:noWrap/>
            <w:vAlign w:val="center"/>
            <w:hideMark/>
          </w:tcPr>
          <w:p w:rsidR="004219B3" w:rsidRPr="006C3433" w:rsidRDefault="004219B3" w:rsidP="00D146A0">
            <w:r w:rsidRPr="006C3433">
              <w:t>The Maintainers shall identify their self to the VMCS using an authorized password.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Authentication</w:t>
            </w:r>
          </w:p>
        </w:tc>
        <w:tc>
          <w:tcPr>
            <w:tcW w:w="2228" w:type="dxa"/>
            <w:shd w:val="clear" w:color="000000" w:fill="FFFFFF"/>
            <w:noWrap/>
            <w:vAlign w:val="center"/>
            <w:hideMark/>
          </w:tcPr>
          <w:p w:rsidR="004219B3" w:rsidRPr="006C3433" w:rsidRDefault="004219B3" w:rsidP="00D146A0">
            <w:r w:rsidRPr="006C3433">
              <w:t>SRS_REQ_302</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enter the correct password in order to start maintenance.</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Receive password</w:t>
            </w:r>
          </w:p>
        </w:tc>
        <w:tc>
          <w:tcPr>
            <w:tcW w:w="2228" w:type="dxa"/>
            <w:shd w:val="clear" w:color="000000" w:fill="FFFFFF"/>
            <w:noWrap/>
            <w:vAlign w:val="center"/>
            <w:hideMark/>
          </w:tcPr>
          <w:p w:rsidR="004219B3" w:rsidRPr="006C3433" w:rsidRDefault="004219B3" w:rsidP="00D146A0">
            <w:r w:rsidRPr="006C3433">
              <w:t>SRS_REQ_303</w:t>
            </w:r>
          </w:p>
        </w:tc>
        <w:tc>
          <w:tcPr>
            <w:tcW w:w="4970" w:type="dxa"/>
            <w:gridSpan w:val="2"/>
            <w:shd w:val="clear" w:color="000000" w:fill="FFFFFF"/>
            <w:noWrap/>
            <w:vAlign w:val="center"/>
            <w:hideMark/>
          </w:tcPr>
          <w:p w:rsidR="004219B3" w:rsidRPr="006C3433" w:rsidRDefault="004219B3" w:rsidP="00D146A0">
            <w:r w:rsidRPr="006C3433">
              <w:t>The MIP shall receive the password from the maintainer.</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Authenticate maintainer</w:t>
            </w:r>
          </w:p>
        </w:tc>
        <w:tc>
          <w:tcPr>
            <w:tcW w:w="2228" w:type="dxa"/>
            <w:shd w:val="clear" w:color="000000" w:fill="FFFFFF"/>
            <w:noWrap/>
            <w:vAlign w:val="center"/>
            <w:hideMark/>
          </w:tcPr>
          <w:p w:rsidR="004219B3" w:rsidRPr="006C3433" w:rsidRDefault="004219B3" w:rsidP="00D146A0">
            <w:r w:rsidRPr="006C3433">
              <w:t>SRS_REQ_304</w:t>
            </w:r>
          </w:p>
        </w:tc>
        <w:tc>
          <w:tcPr>
            <w:tcW w:w="4970" w:type="dxa"/>
            <w:gridSpan w:val="2"/>
            <w:shd w:val="clear" w:color="000000" w:fill="FFFFFF"/>
            <w:noWrap/>
            <w:vAlign w:val="center"/>
            <w:hideMark/>
          </w:tcPr>
          <w:p w:rsidR="004219B3" w:rsidRPr="006C3433" w:rsidRDefault="004219B3" w:rsidP="00D146A0">
            <w:r w:rsidRPr="006C3433">
              <w:t>The VMCS shall validate maintainer.</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Unlock door</w:t>
            </w:r>
          </w:p>
        </w:tc>
        <w:tc>
          <w:tcPr>
            <w:tcW w:w="2228" w:type="dxa"/>
            <w:shd w:val="clear" w:color="000000" w:fill="FFFFFF"/>
            <w:noWrap/>
            <w:vAlign w:val="center"/>
            <w:hideMark/>
          </w:tcPr>
          <w:p w:rsidR="004219B3" w:rsidRPr="006C3433" w:rsidRDefault="004219B3" w:rsidP="00D146A0">
            <w:r w:rsidRPr="006C3433">
              <w:t>SRS_REQ_305</w:t>
            </w:r>
          </w:p>
        </w:tc>
        <w:tc>
          <w:tcPr>
            <w:tcW w:w="4970" w:type="dxa"/>
            <w:gridSpan w:val="2"/>
            <w:shd w:val="clear" w:color="000000" w:fill="FFFFFF"/>
            <w:noWrap/>
            <w:vAlign w:val="center"/>
            <w:hideMark/>
          </w:tcPr>
          <w:p w:rsidR="004219B3" w:rsidRPr="006C3433" w:rsidRDefault="004219B3" w:rsidP="00D146A0">
            <w:r w:rsidRPr="006C3433">
              <w:t>The VMCS shall unlock the door once the correct password is received.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Lock CIP</w:t>
            </w:r>
          </w:p>
        </w:tc>
        <w:tc>
          <w:tcPr>
            <w:tcW w:w="2228" w:type="dxa"/>
            <w:shd w:val="clear" w:color="000000" w:fill="FFFFFF"/>
            <w:noWrap/>
            <w:vAlign w:val="center"/>
            <w:hideMark/>
          </w:tcPr>
          <w:p w:rsidR="004219B3" w:rsidRPr="006C3433" w:rsidRDefault="004219B3" w:rsidP="00D146A0">
            <w:r w:rsidRPr="006C3433">
              <w:t>SRS_REQ_306</w:t>
            </w:r>
          </w:p>
        </w:tc>
        <w:tc>
          <w:tcPr>
            <w:tcW w:w="4970" w:type="dxa"/>
            <w:gridSpan w:val="2"/>
            <w:shd w:val="clear" w:color="000000" w:fill="FFFFFF"/>
            <w:noWrap/>
            <w:vAlign w:val="center"/>
            <w:hideMark/>
          </w:tcPr>
          <w:p w:rsidR="004219B3" w:rsidRPr="006C3433" w:rsidRDefault="004219B3" w:rsidP="00D146A0">
            <w:r w:rsidRPr="006C3433">
              <w:t>The VMCS shall not begin any customer transactions whilst the maintainer is operating upon it.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Rollback customer request</w:t>
            </w:r>
          </w:p>
        </w:tc>
        <w:tc>
          <w:tcPr>
            <w:tcW w:w="2228" w:type="dxa"/>
            <w:shd w:val="clear" w:color="000000" w:fill="FFFFFF"/>
            <w:noWrap/>
            <w:vAlign w:val="center"/>
            <w:hideMark/>
          </w:tcPr>
          <w:p w:rsidR="004219B3" w:rsidRPr="006C3433" w:rsidRDefault="004219B3" w:rsidP="00D146A0">
            <w:r w:rsidRPr="006C3433">
              <w:t>SRS_REQ_307</w:t>
            </w:r>
          </w:p>
        </w:tc>
        <w:tc>
          <w:tcPr>
            <w:tcW w:w="4970" w:type="dxa"/>
            <w:gridSpan w:val="2"/>
            <w:shd w:val="clear" w:color="000000" w:fill="FFFFFF"/>
            <w:noWrap/>
            <w:vAlign w:val="center"/>
            <w:hideMark/>
          </w:tcPr>
          <w:p w:rsidR="004219B3" w:rsidRPr="006C3433" w:rsidRDefault="004219B3" w:rsidP="00D146A0">
            <w:r w:rsidRPr="006C3433">
              <w:t xml:space="preserve">The VMCS shall terminate and refund all the money to the customer provided that during transaction the maintainer attempts to log in to the </w:t>
            </w:r>
            <w:r w:rsidR="00F87F6B">
              <w:t>MIP</w:t>
            </w:r>
            <w:r w:rsidRPr="006C3433">
              <w: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Maintain Vending Machine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Selected brand query</w:t>
            </w:r>
          </w:p>
        </w:tc>
        <w:tc>
          <w:tcPr>
            <w:tcW w:w="2228" w:type="dxa"/>
            <w:shd w:val="clear" w:color="000000" w:fill="FFFFFF"/>
            <w:noWrap/>
            <w:vAlign w:val="center"/>
            <w:hideMark/>
          </w:tcPr>
          <w:p w:rsidR="004219B3" w:rsidRPr="006C3433" w:rsidRDefault="004219B3" w:rsidP="00D146A0">
            <w:r w:rsidRPr="006C3433">
              <w:t>SRS_REQ_401</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see the numbers of drink cans held for any particular brands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Selected denomination query.</w:t>
            </w:r>
          </w:p>
        </w:tc>
        <w:tc>
          <w:tcPr>
            <w:tcW w:w="2228" w:type="dxa"/>
            <w:shd w:val="clear" w:color="000000" w:fill="FFFFFF"/>
            <w:noWrap/>
            <w:vAlign w:val="center"/>
            <w:hideMark/>
          </w:tcPr>
          <w:p w:rsidR="004219B3" w:rsidRPr="006C3433" w:rsidRDefault="004219B3" w:rsidP="00D146A0">
            <w:r w:rsidRPr="006C3433">
              <w:t>SRS_REQ_402</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see amount of money held in each denomination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Money query</w:t>
            </w:r>
          </w:p>
        </w:tc>
        <w:tc>
          <w:tcPr>
            <w:tcW w:w="2228" w:type="dxa"/>
            <w:shd w:val="clear" w:color="000000" w:fill="FFFFFF"/>
            <w:noWrap/>
            <w:vAlign w:val="center"/>
            <w:hideMark/>
          </w:tcPr>
          <w:p w:rsidR="004219B3" w:rsidRPr="006C3433" w:rsidRDefault="004219B3" w:rsidP="00D146A0">
            <w:r w:rsidRPr="006C3433">
              <w:t>SRS_REQ_403</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see total money held by VMCS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Collect all cash</w:t>
            </w:r>
          </w:p>
        </w:tc>
        <w:tc>
          <w:tcPr>
            <w:tcW w:w="2228" w:type="dxa"/>
            <w:shd w:val="clear" w:color="000000" w:fill="FFFFFF"/>
            <w:noWrap/>
            <w:vAlign w:val="center"/>
            <w:hideMark/>
          </w:tcPr>
          <w:p w:rsidR="004219B3" w:rsidRPr="006C3433" w:rsidRDefault="004219B3" w:rsidP="00D146A0">
            <w:r w:rsidRPr="006C3433">
              <w:t>SRS_REQ_404</w:t>
            </w:r>
          </w:p>
        </w:tc>
        <w:tc>
          <w:tcPr>
            <w:tcW w:w="4970" w:type="dxa"/>
            <w:gridSpan w:val="2"/>
            <w:shd w:val="clear" w:color="000000" w:fill="FFFFFF"/>
            <w:noWrap/>
            <w:vAlign w:val="center"/>
            <w:hideMark/>
          </w:tcPr>
          <w:p w:rsidR="004219B3" w:rsidRPr="006C3433" w:rsidRDefault="001E3225" w:rsidP="00D146A0">
            <w:r>
              <w:t>The m</w:t>
            </w:r>
            <w:r w:rsidR="004219B3" w:rsidRPr="006C3433">
              <w:t xml:space="preserve">aintainer shall be able to transfer all cash held within the </w:t>
            </w:r>
            <w:r w:rsidR="009D06A4">
              <w:t>VM</w:t>
            </w:r>
            <w:r w:rsidR="004219B3" w:rsidRPr="006C3433">
              <w:t xml:space="preserve">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Terminate the transaction</w:t>
            </w:r>
          </w:p>
        </w:tc>
        <w:tc>
          <w:tcPr>
            <w:tcW w:w="2228" w:type="dxa"/>
            <w:shd w:val="clear" w:color="000000" w:fill="FFFFFF"/>
            <w:noWrap/>
            <w:vAlign w:val="center"/>
            <w:hideMark/>
          </w:tcPr>
          <w:p w:rsidR="004219B3" w:rsidRPr="006C3433" w:rsidRDefault="004219B3" w:rsidP="00D146A0">
            <w:r w:rsidRPr="006C3433">
              <w:t>SRS_REQ_405</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terminate the transaction by locking the door.</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Change cans number</w:t>
            </w:r>
          </w:p>
        </w:tc>
        <w:tc>
          <w:tcPr>
            <w:tcW w:w="2228" w:type="dxa"/>
            <w:shd w:val="clear" w:color="000000" w:fill="FFFFFF"/>
            <w:noWrap/>
            <w:vAlign w:val="center"/>
            <w:hideMark/>
          </w:tcPr>
          <w:p w:rsidR="004219B3" w:rsidRPr="006C3433" w:rsidRDefault="004219B3" w:rsidP="00D146A0">
            <w:r w:rsidRPr="006C3433">
              <w:t>SRS_REQ_406</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change the number of the cans that held by the machine provided that the door has been already unlocked by the lock/unlock mechanism.</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Change denomination</w:t>
            </w:r>
          </w:p>
        </w:tc>
        <w:tc>
          <w:tcPr>
            <w:tcW w:w="2228" w:type="dxa"/>
            <w:shd w:val="clear" w:color="000000" w:fill="FFFFFF"/>
            <w:noWrap/>
            <w:vAlign w:val="center"/>
            <w:hideMark/>
          </w:tcPr>
          <w:p w:rsidR="004219B3" w:rsidRPr="006C3433" w:rsidRDefault="004219B3" w:rsidP="00D146A0">
            <w:r w:rsidRPr="006C3433">
              <w:t>SRS_REQ_407</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change the amount of the money that held by the machine provided that the door has been already unlocked by the lock/unlock mechanism.</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total money held per denomination</w:t>
            </w:r>
          </w:p>
        </w:tc>
        <w:tc>
          <w:tcPr>
            <w:tcW w:w="2228" w:type="dxa"/>
            <w:shd w:val="clear" w:color="000000" w:fill="FFFFFF"/>
            <w:noWrap/>
            <w:vAlign w:val="center"/>
            <w:hideMark/>
          </w:tcPr>
          <w:p w:rsidR="004219B3" w:rsidRPr="006C3433" w:rsidRDefault="004219B3" w:rsidP="00D146A0">
            <w:r w:rsidRPr="006C3433">
              <w:t>SRS_REQ_408</w:t>
            </w:r>
          </w:p>
        </w:tc>
        <w:tc>
          <w:tcPr>
            <w:tcW w:w="4970" w:type="dxa"/>
            <w:gridSpan w:val="2"/>
            <w:shd w:val="clear" w:color="000000" w:fill="FFFFFF"/>
            <w:noWrap/>
            <w:vAlign w:val="center"/>
            <w:hideMark/>
          </w:tcPr>
          <w:p w:rsidR="004219B3" w:rsidRPr="006C3433" w:rsidRDefault="004219B3" w:rsidP="00D146A0">
            <w:r w:rsidRPr="006C3433">
              <w:t>The MIP shall display total money held in selected denomination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Update price</w:t>
            </w:r>
          </w:p>
        </w:tc>
        <w:tc>
          <w:tcPr>
            <w:tcW w:w="2228" w:type="dxa"/>
            <w:shd w:val="clear" w:color="000000" w:fill="FFFFFF"/>
            <w:noWrap/>
            <w:vAlign w:val="center"/>
            <w:hideMark/>
          </w:tcPr>
          <w:p w:rsidR="004219B3" w:rsidRPr="006C3433" w:rsidRDefault="004219B3" w:rsidP="00D146A0">
            <w:r w:rsidRPr="006C3433">
              <w:t>SRS_REQ_409</w:t>
            </w:r>
          </w:p>
        </w:tc>
        <w:tc>
          <w:tcPr>
            <w:tcW w:w="4970" w:type="dxa"/>
            <w:gridSpan w:val="2"/>
            <w:shd w:val="clear" w:color="000000" w:fill="FFFFFF"/>
            <w:noWrap/>
            <w:vAlign w:val="center"/>
            <w:hideMark/>
          </w:tcPr>
          <w:p w:rsidR="004219B3" w:rsidRPr="006C3433" w:rsidRDefault="004219B3" w:rsidP="00D146A0">
            <w:r w:rsidRPr="006C3433">
              <w:t>The MIP shall update price for selected brand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 xml:space="preserve">Display total money held in </w:t>
            </w:r>
            <w:r w:rsidR="009D06A4">
              <w:t>VM</w:t>
            </w:r>
          </w:p>
        </w:tc>
        <w:tc>
          <w:tcPr>
            <w:tcW w:w="2228" w:type="dxa"/>
            <w:shd w:val="clear" w:color="000000" w:fill="FFFFFF"/>
            <w:noWrap/>
            <w:vAlign w:val="center"/>
            <w:hideMark/>
          </w:tcPr>
          <w:p w:rsidR="004219B3" w:rsidRPr="006C3433" w:rsidRDefault="004219B3" w:rsidP="00D146A0">
            <w:r w:rsidRPr="006C3433">
              <w:t>SRS_REQ_410</w:t>
            </w:r>
          </w:p>
        </w:tc>
        <w:tc>
          <w:tcPr>
            <w:tcW w:w="4970" w:type="dxa"/>
            <w:gridSpan w:val="2"/>
            <w:shd w:val="clear" w:color="000000" w:fill="FFFFFF"/>
            <w:noWrap/>
            <w:vAlign w:val="center"/>
            <w:hideMark/>
          </w:tcPr>
          <w:p w:rsidR="004219B3" w:rsidRPr="006C3433" w:rsidRDefault="004219B3" w:rsidP="00D146A0">
            <w:r w:rsidRPr="006C3433">
              <w:t xml:space="preserve">The MIP shall display total money held in </w:t>
            </w:r>
            <w:r w:rsidR="009D06A4">
              <w:t>VM</w:t>
            </w:r>
            <w:r w:rsidRPr="006C3433">
              <w:t xml:space="preserve">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Dispense money</w:t>
            </w:r>
          </w:p>
        </w:tc>
        <w:tc>
          <w:tcPr>
            <w:tcW w:w="2228" w:type="dxa"/>
            <w:shd w:val="clear" w:color="000000" w:fill="FFFFFF"/>
            <w:noWrap/>
            <w:vAlign w:val="center"/>
            <w:hideMark/>
          </w:tcPr>
          <w:p w:rsidR="004219B3" w:rsidRPr="006C3433" w:rsidRDefault="004219B3" w:rsidP="00D146A0">
            <w:r w:rsidRPr="006C3433">
              <w:t>SRS_REQ_411</w:t>
            </w:r>
          </w:p>
        </w:tc>
        <w:tc>
          <w:tcPr>
            <w:tcW w:w="4970" w:type="dxa"/>
            <w:gridSpan w:val="2"/>
            <w:shd w:val="clear" w:color="000000" w:fill="FFFFFF"/>
            <w:noWrap/>
            <w:vAlign w:val="center"/>
            <w:hideMark/>
          </w:tcPr>
          <w:p w:rsidR="004219B3" w:rsidRPr="006C3433" w:rsidRDefault="004219B3" w:rsidP="00D146A0">
            <w:r w:rsidRPr="006C3433">
              <w:t>The MIP shall dispense all the money to the maintainer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number of drinks</w:t>
            </w:r>
          </w:p>
        </w:tc>
        <w:tc>
          <w:tcPr>
            <w:tcW w:w="2228" w:type="dxa"/>
            <w:shd w:val="clear" w:color="000000" w:fill="FFFFFF"/>
            <w:noWrap/>
            <w:vAlign w:val="center"/>
            <w:hideMark/>
          </w:tcPr>
          <w:p w:rsidR="004219B3" w:rsidRPr="006C3433" w:rsidRDefault="004219B3" w:rsidP="00D146A0">
            <w:r w:rsidRPr="006C3433">
              <w:t>SRS_REQ_412</w:t>
            </w:r>
          </w:p>
        </w:tc>
        <w:tc>
          <w:tcPr>
            <w:tcW w:w="4970" w:type="dxa"/>
            <w:gridSpan w:val="2"/>
            <w:shd w:val="clear" w:color="000000" w:fill="FFFFFF"/>
            <w:noWrap/>
            <w:vAlign w:val="center"/>
            <w:hideMark/>
          </w:tcPr>
          <w:p w:rsidR="004219B3" w:rsidRPr="006C3433" w:rsidRDefault="004219B3" w:rsidP="00D146A0">
            <w:r w:rsidRPr="006C3433">
              <w:t>Machinery MISP provides a facility to display numbers of drink for each brand.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Lock the door</w:t>
            </w:r>
          </w:p>
        </w:tc>
        <w:tc>
          <w:tcPr>
            <w:tcW w:w="2228" w:type="dxa"/>
            <w:shd w:val="clear" w:color="000000" w:fill="FFFFFF"/>
            <w:noWrap/>
            <w:vAlign w:val="center"/>
            <w:hideMark/>
          </w:tcPr>
          <w:p w:rsidR="004219B3" w:rsidRPr="006C3433" w:rsidRDefault="004219B3" w:rsidP="00D146A0">
            <w:r w:rsidRPr="006C3433">
              <w:t>SRS_REQ_413</w:t>
            </w:r>
          </w:p>
        </w:tc>
        <w:tc>
          <w:tcPr>
            <w:tcW w:w="4970" w:type="dxa"/>
            <w:gridSpan w:val="2"/>
            <w:shd w:val="clear" w:color="000000" w:fill="FFFFFF"/>
            <w:noWrap/>
            <w:vAlign w:val="center"/>
            <w:hideMark/>
          </w:tcPr>
          <w:p w:rsidR="004219B3" w:rsidRPr="006C3433" w:rsidRDefault="004219B3" w:rsidP="00D146A0">
            <w:r w:rsidRPr="006C3433">
              <w:t xml:space="preserve">There shall be a facility to lock the door of </w:t>
            </w:r>
            <w:r w:rsidR="009D06A4">
              <w:t>VM</w:t>
            </w:r>
            <w:r w:rsidRPr="006C3433">
              <w: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Monitor drink storage</w:t>
            </w:r>
          </w:p>
        </w:tc>
        <w:tc>
          <w:tcPr>
            <w:tcW w:w="2228" w:type="dxa"/>
            <w:shd w:val="clear" w:color="000000" w:fill="FFFFFF"/>
            <w:noWrap/>
            <w:vAlign w:val="center"/>
            <w:hideMark/>
          </w:tcPr>
          <w:p w:rsidR="004219B3" w:rsidRPr="006C3433" w:rsidRDefault="004219B3" w:rsidP="00D146A0">
            <w:r w:rsidRPr="006C3433">
              <w:t>SRS_REQ_414</w:t>
            </w:r>
          </w:p>
        </w:tc>
        <w:tc>
          <w:tcPr>
            <w:tcW w:w="4970" w:type="dxa"/>
            <w:gridSpan w:val="2"/>
            <w:shd w:val="clear" w:color="000000" w:fill="FFFFFF"/>
            <w:noWrap/>
            <w:vAlign w:val="center"/>
            <w:hideMark/>
          </w:tcPr>
          <w:p w:rsidR="004219B3" w:rsidRPr="006C3433" w:rsidRDefault="004219B3" w:rsidP="00D146A0">
            <w:r w:rsidRPr="006C3433">
              <w:t>Machinery Simulator Panel shall monitor number of drinks from each brands</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Discard terminated transaction </w:t>
            </w:r>
          </w:p>
        </w:tc>
        <w:tc>
          <w:tcPr>
            <w:tcW w:w="2228" w:type="dxa"/>
            <w:shd w:val="clear" w:color="000000" w:fill="FFFFFF"/>
            <w:noWrap/>
            <w:vAlign w:val="center"/>
            <w:hideMark/>
          </w:tcPr>
          <w:p w:rsidR="004219B3" w:rsidRPr="006C3433" w:rsidRDefault="004219B3" w:rsidP="00D146A0">
            <w:r w:rsidRPr="006C3433">
              <w:t>SRS_REQ_415</w:t>
            </w:r>
          </w:p>
        </w:tc>
        <w:tc>
          <w:tcPr>
            <w:tcW w:w="4970" w:type="dxa"/>
            <w:gridSpan w:val="2"/>
            <w:shd w:val="clear" w:color="000000" w:fill="FFFFFF"/>
            <w:noWrap/>
            <w:vAlign w:val="center"/>
            <w:hideMark/>
          </w:tcPr>
          <w:p w:rsidR="004219B3" w:rsidRPr="006C3433" w:rsidRDefault="004219B3" w:rsidP="00D146A0">
            <w:r w:rsidRPr="006C3433">
              <w:t>The VMCS shall not keep any record in case of termination of the transaction.</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val="restart"/>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 xml:space="preserve">Monitor total cash held within </w:t>
            </w:r>
            <w:r w:rsidR="009D06A4">
              <w:t>VM</w:t>
            </w:r>
            <w:r w:rsidRPr="006C3433">
              <w:t>’s denominations</w:t>
            </w:r>
          </w:p>
        </w:tc>
        <w:tc>
          <w:tcPr>
            <w:tcW w:w="2228" w:type="dxa"/>
            <w:shd w:val="clear" w:color="000000" w:fill="FFFFFF"/>
            <w:noWrap/>
            <w:vAlign w:val="center"/>
            <w:hideMark/>
          </w:tcPr>
          <w:p w:rsidR="004219B3" w:rsidRPr="006C3433" w:rsidRDefault="004219B3" w:rsidP="00D146A0">
            <w:r w:rsidRPr="006C3433">
              <w:t>SRS_REQ_416</w:t>
            </w:r>
          </w:p>
        </w:tc>
        <w:tc>
          <w:tcPr>
            <w:tcW w:w="4970" w:type="dxa"/>
            <w:gridSpan w:val="2"/>
            <w:shd w:val="clear" w:color="000000" w:fill="FFFFFF"/>
            <w:noWrap/>
            <w:vAlign w:val="center"/>
            <w:hideMark/>
          </w:tcPr>
          <w:p w:rsidR="004219B3" w:rsidRPr="006C3433" w:rsidRDefault="004219B3" w:rsidP="00D146A0">
            <w:r w:rsidRPr="006C3433">
              <w:t xml:space="preserve">The VMCS shall monitors total amount of cash held within the </w:t>
            </w:r>
            <w:r w:rsidR="009D06A4">
              <w:t>VM</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Update drink storage</w:t>
            </w:r>
          </w:p>
        </w:tc>
        <w:tc>
          <w:tcPr>
            <w:tcW w:w="2228" w:type="dxa"/>
            <w:shd w:val="clear" w:color="000000" w:fill="FFFFFF"/>
            <w:noWrap/>
            <w:vAlign w:val="center"/>
            <w:hideMark/>
          </w:tcPr>
          <w:p w:rsidR="004219B3" w:rsidRPr="006C3433" w:rsidRDefault="004219B3" w:rsidP="00D146A0">
            <w:r w:rsidRPr="006C3433">
              <w:t>SRS_REQ_417</w:t>
            </w:r>
          </w:p>
        </w:tc>
        <w:tc>
          <w:tcPr>
            <w:tcW w:w="4970" w:type="dxa"/>
            <w:gridSpan w:val="2"/>
            <w:shd w:val="clear" w:color="000000" w:fill="FFFFFF"/>
            <w:noWrap/>
            <w:vAlign w:val="center"/>
            <w:hideMark/>
          </w:tcPr>
          <w:p w:rsidR="004219B3" w:rsidRPr="006C3433" w:rsidRDefault="004219B3" w:rsidP="00D146A0">
            <w:r w:rsidRPr="006C3433">
              <w:t>The VMCS shall monitor status of the cans once the maintainer transaction has ceased.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shd w:val="clear" w:color="000000" w:fill="FFFFFF"/>
            <w:noWrap/>
            <w:vAlign w:val="bottom"/>
            <w:hideMark/>
          </w:tcPr>
          <w:p w:rsidR="00D146A0" w:rsidRPr="006C3433" w:rsidRDefault="00D146A0" w:rsidP="00D146A0">
            <w:r w:rsidRPr="006C3433">
              <w:t>Interview with customer</w:t>
            </w:r>
          </w:p>
        </w:tc>
        <w:tc>
          <w:tcPr>
            <w:tcW w:w="1623" w:type="dxa"/>
            <w:shd w:val="clear" w:color="000000" w:fill="FFFFFF"/>
            <w:noWrap/>
            <w:vAlign w:val="center"/>
            <w:hideMark/>
          </w:tcPr>
          <w:p w:rsidR="00D146A0" w:rsidRPr="006C3433" w:rsidRDefault="00D146A0" w:rsidP="00D146A0">
            <w:r w:rsidRPr="006C3433">
              <w:t>Update money denomination</w:t>
            </w:r>
          </w:p>
        </w:tc>
        <w:tc>
          <w:tcPr>
            <w:tcW w:w="2228" w:type="dxa"/>
            <w:shd w:val="clear" w:color="000000" w:fill="FFFFFF"/>
            <w:noWrap/>
            <w:vAlign w:val="center"/>
            <w:hideMark/>
          </w:tcPr>
          <w:p w:rsidR="00D146A0" w:rsidRPr="006C3433" w:rsidRDefault="00D146A0" w:rsidP="00D146A0">
            <w:r w:rsidRPr="006C3433">
              <w:t>SRS_REQ_418</w:t>
            </w:r>
          </w:p>
        </w:tc>
        <w:tc>
          <w:tcPr>
            <w:tcW w:w="4970" w:type="dxa"/>
            <w:gridSpan w:val="2"/>
            <w:shd w:val="clear" w:color="000000" w:fill="FFFFFF"/>
            <w:noWrap/>
            <w:vAlign w:val="center"/>
            <w:hideMark/>
          </w:tcPr>
          <w:p w:rsidR="00D146A0" w:rsidRPr="006C3433" w:rsidRDefault="00D146A0" w:rsidP="00D146A0">
            <w:r w:rsidRPr="006C3433">
              <w:t>The VMCS shall monitor status of denomination once the maintainer transaction has ceased.</w:t>
            </w:r>
          </w:p>
        </w:tc>
        <w:tc>
          <w:tcPr>
            <w:tcW w:w="1530" w:type="dxa"/>
            <w:shd w:val="clear" w:color="000000" w:fill="FFFFFF"/>
            <w:noWrap/>
            <w:vAlign w:val="center"/>
            <w:hideMark/>
          </w:tcPr>
          <w:p w:rsidR="00D146A0" w:rsidRPr="006C3433" w:rsidRDefault="00D146A0" w:rsidP="00D146A0">
            <w:r w:rsidRPr="006C3433">
              <w:t>Mandatory</w:t>
            </w:r>
          </w:p>
        </w:tc>
        <w:tc>
          <w:tcPr>
            <w:tcW w:w="1442" w:type="dxa"/>
            <w:shd w:val="clear" w:color="000000" w:fill="FFFFFF"/>
            <w:noWrap/>
            <w:vAlign w:val="center"/>
            <w:hideMark/>
          </w:tcPr>
          <w:p w:rsidR="00D146A0" w:rsidRPr="006C3433" w:rsidRDefault="00D146A0" w:rsidP="00D146A0">
            <w:r w:rsidRPr="006C3433">
              <w:t>-</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Simulate Control Panel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Begin simulation</w:t>
            </w:r>
          </w:p>
        </w:tc>
        <w:tc>
          <w:tcPr>
            <w:tcW w:w="2228" w:type="dxa"/>
            <w:shd w:val="clear" w:color="000000" w:fill="FFFFFF"/>
            <w:noWrap/>
            <w:vAlign w:val="center"/>
            <w:hideMark/>
          </w:tcPr>
          <w:p w:rsidR="004219B3" w:rsidRPr="006C3433" w:rsidRDefault="004219B3" w:rsidP="00D146A0">
            <w:r w:rsidRPr="006C3433">
              <w:t>SRS_REQ_101</w:t>
            </w:r>
          </w:p>
        </w:tc>
        <w:tc>
          <w:tcPr>
            <w:tcW w:w="4970" w:type="dxa"/>
            <w:gridSpan w:val="2"/>
            <w:shd w:val="clear" w:color="000000" w:fill="FFFFFF"/>
            <w:noWrap/>
            <w:vAlign w:val="center"/>
            <w:hideMark/>
          </w:tcPr>
          <w:p w:rsidR="004219B3" w:rsidRPr="006C3433" w:rsidRDefault="004219B3" w:rsidP="00D146A0">
            <w:r w:rsidRPr="006C3433">
              <w:t>The OSCP shall provide facility to begin simulation.</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End simulation</w:t>
            </w:r>
          </w:p>
        </w:tc>
        <w:tc>
          <w:tcPr>
            <w:tcW w:w="2228" w:type="dxa"/>
            <w:shd w:val="clear" w:color="000000" w:fill="FFFFFF"/>
            <w:noWrap/>
            <w:vAlign w:val="center"/>
            <w:hideMark/>
          </w:tcPr>
          <w:p w:rsidR="004219B3" w:rsidRPr="006C3433" w:rsidRDefault="004219B3" w:rsidP="00D146A0">
            <w:r w:rsidRPr="006C3433">
              <w:t>SRS_REQ_102</w:t>
            </w:r>
          </w:p>
        </w:tc>
        <w:tc>
          <w:tcPr>
            <w:tcW w:w="4970" w:type="dxa"/>
            <w:gridSpan w:val="2"/>
            <w:shd w:val="clear" w:color="000000" w:fill="FFFFFF"/>
            <w:noWrap/>
            <w:vAlign w:val="center"/>
            <w:hideMark/>
          </w:tcPr>
          <w:p w:rsidR="004219B3" w:rsidRPr="006C3433" w:rsidRDefault="004219B3" w:rsidP="00D146A0">
            <w:r w:rsidRPr="006C3433">
              <w:t>The OSCP shall provide facility to end simulation.</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Activate CIP</w:t>
            </w:r>
          </w:p>
        </w:tc>
        <w:tc>
          <w:tcPr>
            <w:tcW w:w="2228" w:type="dxa"/>
            <w:shd w:val="clear" w:color="000000" w:fill="FFFFFF"/>
            <w:noWrap/>
            <w:vAlign w:val="center"/>
            <w:hideMark/>
          </w:tcPr>
          <w:p w:rsidR="004219B3" w:rsidRPr="006C3433" w:rsidRDefault="004219B3" w:rsidP="00D146A0">
            <w:r w:rsidRPr="006C3433">
              <w:t>SRS_REQ_103</w:t>
            </w:r>
          </w:p>
        </w:tc>
        <w:tc>
          <w:tcPr>
            <w:tcW w:w="4970" w:type="dxa"/>
            <w:gridSpan w:val="2"/>
            <w:shd w:val="clear" w:color="000000" w:fill="FFFFFF"/>
            <w:noWrap/>
            <w:vAlign w:val="center"/>
            <w:hideMark/>
          </w:tcPr>
          <w:p w:rsidR="004219B3" w:rsidRPr="006C3433" w:rsidRDefault="004219B3" w:rsidP="00D146A0">
            <w:r w:rsidRPr="006C3433">
              <w:t>The OSCP shall provide facility to activate CIP.</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Activate MIP</w:t>
            </w:r>
          </w:p>
        </w:tc>
        <w:tc>
          <w:tcPr>
            <w:tcW w:w="2228" w:type="dxa"/>
            <w:shd w:val="clear" w:color="000000" w:fill="FFFFFF"/>
            <w:noWrap/>
            <w:vAlign w:val="center"/>
            <w:hideMark/>
          </w:tcPr>
          <w:p w:rsidR="004219B3" w:rsidRPr="006C3433" w:rsidRDefault="004219B3" w:rsidP="00D146A0">
            <w:r w:rsidRPr="006C3433">
              <w:t>SRS_REQ_104</w:t>
            </w:r>
          </w:p>
        </w:tc>
        <w:tc>
          <w:tcPr>
            <w:tcW w:w="4970" w:type="dxa"/>
            <w:gridSpan w:val="2"/>
            <w:shd w:val="clear" w:color="000000" w:fill="FFFFFF"/>
            <w:noWrap/>
            <w:vAlign w:val="center"/>
            <w:hideMark/>
          </w:tcPr>
          <w:p w:rsidR="004219B3" w:rsidRPr="006C3433" w:rsidRDefault="004219B3" w:rsidP="00D146A0">
            <w:r w:rsidRPr="006C3433">
              <w:t>The OSCP shall provide facility to activate MIP.</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Activate MISP.</w:t>
            </w:r>
          </w:p>
        </w:tc>
        <w:tc>
          <w:tcPr>
            <w:tcW w:w="2228" w:type="dxa"/>
            <w:shd w:val="clear" w:color="000000" w:fill="FFFFFF"/>
            <w:noWrap/>
            <w:vAlign w:val="center"/>
            <w:hideMark/>
          </w:tcPr>
          <w:p w:rsidR="004219B3" w:rsidRPr="006C3433" w:rsidRDefault="004219B3" w:rsidP="00D146A0">
            <w:r w:rsidRPr="006C3433">
              <w:t>SRS_REQ_105</w:t>
            </w:r>
          </w:p>
        </w:tc>
        <w:tc>
          <w:tcPr>
            <w:tcW w:w="4970" w:type="dxa"/>
            <w:gridSpan w:val="2"/>
            <w:shd w:val="clear" w:color="000000" w:fill="FFFFFF"/>
            <w:noWrap/>
            <w:vAlign w:val="center"/>
            <w:hideMark/>
          </w:tcPr>
          <w:p w:rsidR="004219B3" w:rsidRPr="006C3433" w:rsidRDefault="004219B3" w:rsidP="00D146A0">
            <w:r w:rsidRPr="006C3433">
              <w:t>The OSCP shall provide facility to activate MISP.</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bl>
    <w:p w:rsidR="00D146A0" w:rsidRDefault="00D146A0"/>
    <w:p w:rsidR="00387A56" w:rsidRDefault="00387A56"/>
    <w:p w:rsidR="00387A56" w:rsidRDefault="00387A56" w:rsidP="00DC1D27">
      <w:pPr>
        <w:pStyle w:val="Caption"/>
      </w:pPr>
      <w:bookmarkStart w:id="100" w:name="_Toc371545742"/>
      <w:r>
        <w:t xml:space="preserve">Table </w:t>
      </w:r>
      <w:fldSimple w:instr=" SEQ Table \* ARABIC ">
        <w:r w:rsidR="00BC06A7">
          <w:rPr>
            <w:noProof/>
          </w:rPr>
          <w:t>1</w:t>
        </w:r>
      </w:fldSimple>
      <w:r>
        <w:t xml:space="preserve"> : Traceability Requirements Matrix</w:t>
      </w:r>
      <w:bookmarkEnd w:id="100"/>
    </w:p>
    <w:p w:rsidR="00387A56" w:rsidRDefault="00387A56" w:rsidP="00D70F20">
      <w:pPr>
        <w:pStyle w:val="Heading1"/>
      </w:pPr>
      <w:bookmarkStart w:id="101" w:name="_Toc370719525"/>
      <w:bookmarkStart w:id="102" w:name="_Toc371545711"/>
      <w:commentRangeStart w:id="103"/>
      <w:r>
        <w:t>QUALITY ASSURANCE</w:t>
      </w:r>
      <w:commentRangeEnd w:id="103"/>
      <w:r w:rsidR="007E41EA">
        <w:rPr>
          <w:rStyle w:val="CommentReference"/>
          <w:b w:val="0"/>
          <w:caps w:val="0"/>
          <w:kern w:val="0"/>
        </w:rPr>
        <w:commentReference w:id="103"/>
      </w:r>
      <w:bookmarkEnd w:id="101"/>
      <w:bookmarkEnd w:id="102"/>
    </w:p>
    <w:p w:rsidR="00387A56" w:rsidRDefault="00387A56"/>
    <w:p w:rsidR="00387A56" w:rsidRDefault="00387A56"/>
    <w:p w:rsidR="00387A56" w:rsidRDefault="00387A56">
      <w:pPr>
        <w:pStyle w:val="BodyText"/>
        <w:ind w:left="432"/>
        <w:jc w:val="left"/>
        <w:rPr>
          <w:rFonts w:cs="Arial"/>
          <w:i/>
          <w:iCs/>
          <w:sz w:val="20"/>
        </w:rPr>
      </w:pPr>
      <w:r>
        <w:rPr>
          <w:rFonts w:cs="Arial"/>
          <w:sz w:val="20"/>
        </w:rPr>
        <w:t xml:space="preserve">Not applicable - </w:t>
      </w:r>
      <w:r>
        <w:rPr>
          <w:rFonts w:cs="Arial"/>
          <w:i/>
          <w:iCs/>
          <w:sz w:val="20"/>
        </w:rPr>
        <w:t>for this exercise but during project 2 later, students are required to refer the guideline so that you know what things are supposed to be added in this chapter during the OOA (delete this itallic part and leave alone the words not applicable before submission, fail doing so, your marks will be affected)</w:t>
      </w:r>
    </w:p>
    <w:p w:rsidR="00387A56" w:rsidRDefault="00387A56">
      <w:pPr>
        <w:pStyle w:val="BodyText"/>
        <w:ind w:left="432"/>
        <w:jc w:val="left"/>
        <w:rPr>
          <w:rFonts w:cs="Arial"/>
          <w:sz w:val="20"/>
        </w:rPr>
      </w:pPr>
      <w:r>
        <w:rPr>
          <w:rFonts w:cs="Arial"/>
          <w:sz w:val="20"/>
        </w:rPr>
        <w:br w:type="page"/>
      </w:r>
    </w:p>
    <w:p w:rsidR="00387A56" w:rsidRDefault="00387A56" w:rsidP="00D70F20">
      <w:pPr>
        <w:pStyle w:val="Heading1"/>
      </w:pPr>
      <w:bookmarkStart w:id="104" w:name="_Toc370719526"/>
      <w:bookmarkStart w:id="105" w:name="_Toc371545712"/>
      <w:r>
        <w:t>PREPARATION FOR DELIVERY</w:t>
      </w:r>
      <w:bookmarkEnd w:id="104"/>
      <w:bookmarkEnd w:id="105"/>
    </w:p>
    <w:p w:rsidR="00387A56" w:rsidRDefault="00387A56"/>
    <w:p w:rsidR="00387A56" w:rsidRDefault="00387A56"/>
    <w:p w:rsidR="00387A56" w:rsidRDefault="00387A56">
      <w:pPr>
        <w:pStyle w:val="BodyText"/>
        <w:ind w:left="432"/>
        <w:jc w:val="left"/>
        <w:rPr>
          <w:rFonts w:cs="Arial"/>
          <w:sz w:val="20"/>
        </w:rPr>
      </w:pPr>
      <w:r>
        <w:rPr>
          <w:rFonts w:cs="Arial"/>
          <w:sz w:val="20"/>
        </w:rPr>
        <w:t>The delivery of documents will be delivered in the following formats:</w:t>
      </w:r>
    </w:p>
    <w:p w:rsidR="00387A56" w:rsidRDefault="00387A56">
      <w:pPr>
        <w:pStyle w:val="BodyText"/>
        <w:ind w:left="432"/>
        <w:jc w:val="left"/>
        <w:rPr>
          <w:rFonts w:cs="Arial"/>
          <w:sz w:val="20"/>
        </w:rPr>
      </w:pPr>
    </w:p>
    <w:p w:rsidR="00387A56" w:rsidRDefault="00387A56" w:rsidP="00EE79AD">
      <w:pPr>
        <w:pStyle w:val="BodyText"/>
        <w:ind w:left="432"/>
        <w:jc w:val="left"/>
        <w:rPr>
          <w:rFonts w:cs="Arial"/>
          <w:sz w:val="20"/>
        </w:rPr>
      </w:pPr>
      <w:r>
        <w:rPr>
          <w:rFonts w:cs="Arial"/>
          <w:sz w:val="20"/>
        </w:rPr>
        <w:t>File format</w:t>
      </w:r>
      <w:r>
        <w:rPr>
          <w:rFonts w:cs="Arial"/>
          <w:sz w:val="20"/>
        </w:rPr>
        <w:tab/>
      </w:r>
      <w:r>
        <w:rPr>
          <w:rFonts w:cs="Arial"/>
          <w:sz w:val="20"/>
        </w:rPr>
        <w:tab/>
      </w:r>
      <w:r w:rsidR="000E60B9">
        <w:rPr>
          <w:rFonts w:cs="Arial"/>
          <w:sz w:val="20"/>
        </w:rPr>
        <w:t>: M</w:t>
      </w:r>
      <w:r w:rsidR="00EE79AD">
        <w:rPr>
          <w:rFonts w:cs="Arial"/>
          <w:sz w:val="20"/>
        </w:rPr>
        <w:t>icrosoft</w:t>
      </w:r>
      <w:r>
        <w:rPr>
          <w:rFonts w:cs="Arial"/>
          <w:sz w:val="20"/>
        </w:rPr>
        <w:t xml:space="preserve"> Word and </w:t>
      </w:r>
      <w:r w:rsidR="00EE79AD">
        <w:rPr>
          <w:rFonts w:cs="Arial"/>
          <w:sz w:val="20"/>
        </w:rPr>
        <w:t>Enterprise Architect</w:t>
      </w:r>
      <w:r>
        <w:rPr>
          <w:rFonts w:cs="Arial"/>
          <w:sz w:val="20"/>
        </w:rPr>
        <w:t xml:space="preserve"> Models</w:t>
      </w:r>
    </w:p>
    <w:p w:rsidR="00387A56" w:rsidRDefault="00387A56">
      <w:pPr>
        <w:pStyle w:val="BodyText"/>
        <w:ind w:left="432"/>
        <w:jc w:val="left"/>
        <w:rPr>
          <w:rFonts w:cs="Arial"/>
          <w:sz w:val="20"/>
        </w:rPr>
      </w:pPr>
      <w:r>
        <w:rPr>
          <w:rFonts w:cs="Arial"/>
          <w:sz w:val="20"/>
        </w:rPr>
        <w:t>Submission formats</w:t>
      </w:r>
      <w:r>
        <w:rPr>
          <w:rFonts w:cs="Arial"/>
          <w:sz w:val="20"/>
        </w:rPr>
        <w:tab/>
      </w:r>
      <w:r w:rsidR="000E60B9">
        <w:rPr>
          <w:rFonts w:cs="Arial"/>
          <w:sz w:val="20"/>
        </w:rPr>
        <w:t>: Hardcopy</w:t>
      </w:r>
      <w:r>
        <w:rPr>
          <w:rFonts w:cs="Arial"/>
          <w:sz w:val="20"/>
        </w:rPr>
        <w:t xml:space="preserve"> and Softcopy</w:t>
      </w:r>
    </w:p>
    <w:p w:rsidR="00387A56" w:rsidRDefault="00387A56">
      <w:pPr>
        <w:pStyle w:val="BodyText"/>
        <w:ind w:left="432"/>
        <w:jc w:val="left"/>
        <w:rPr>
          <w:rFonts w:cs="Arial"/>
          <w:sz w:val="20"/>
        </w:rPr>
      </w:pPr>
      <w:r>
        <w:rPr>
          <w:rFonts w:cs="Arial"/>
          <w:sz w:val="20"/>
        </w:rPr>
        <w:t>Quantity</w:t>
      </w:r>
      <w:r>
        <w:rPr>
          <w:rFonts w:cs="Arial"/>
          <w:sz w:val="20"/>
        </w:rPr>
        <w:tab/>
      </w:r>
      <w:r>
        <w:rPr>
          <w:rFonts w:cs="Arial"/>
          <w:sz w:val="20"/>
        </w:rPr>
        <w:tab/>
      </w:r>
      <w:r>
        <w:rPr>
          <w:rFonts w:cs="Arial"/>
          <w:sz w:val="20"/>
        </w:rPr>
        <w:tab/>
      </w:r>
      <w:r w:rsidR="000E60B9">
        <w:rPr>
          <w:rFonts w:cs="Arial"/>
          <w:sz w:val="20"/>
        </w:rPr>
        <w:t>: 1</w:t>
      </w:r>
      <w:r>
        <w:rPr>
          <w:rFonts w:cs="Arial"/>
          <w:sz w:val="20"/>
        </w:rPr>
        <w:t xml:space="preserve"> each</w:t>
      </w:r>
    </w:p>
    <w:p w:rsidR="00387A56" w:rsidRDefault="00387A56">
      <w:pPr>
        <w:pStyle w:val="BodyText"/>
        <w:ind w:left="432"/>
        <w:jc w:val="left"/>
        <w:rPr>
          <w:rFonts w:cs="Arial"/>
          <w:sz w:val="20"/>
        </w:rPr>
      </w:pPr>
      <w:r>
        <w:rPr>
          <w:rFonts w:cs="Arial"/>
          <w:sz w:val="20"/>
        </w:rPr>
        <w:br w:type="page"/>
      </w:r>
    </w:p>
    <w:p w:rsidR="00387A56" w:rsidRDefault="00387A56" w:rsidP="00D70F20">
      <w:pPr>
        <w:pStyle w:val="Heading1"/>
      </w:pPr>
      <w:bookmarkStart w:id="106" w:name="_Toc370719527"/>
      <w:bookmarkStart w:id="107" w:name="_Toc371545713"/>
      <w:r>
        <w:t>NOTES</w:t>
      </w:r>
      <w:bookmarkEnd w:id="106"/>
      <w:bookmarkEnd w:id="107"/>
    </w:p>
    <w:p w:rsidR="00387A56" w:rsidRDefault="00387A56">
      <w:pPr>
        <w:pStyle w:val="BodyText"/>
        <w:jc w:val="left"/>
        <w:rPr>
          <w:rFonts w:cs="Arial"/>
          <w:b/>
          <w:bCs/>
          <w:sz w:val="20"/>
        </w:rPr>
      </w:pPr>
    </w:p>
    <w:p w:rsidR="00387A56" w:rsidRDefault="00387A56">
      <w:pPr>
        <w:ind w:left="360"/>
      </w:pPr>
      <w:r>
        <w:t>Abbreviation used:</w:t>
      </w:r>
    </w:p>
    <w:p w:rsidR="00387A56" w:rsidRDefault="00387A56">
      <w:pPr>
        <w:ind w:firstLine="360"/>
      </w:pPr>
    </w:p>
    <w:p w:rsidR="00387A56" w:rsidRPr="00AE45CF" w:rsidRDefault="00387A56" w:rsidP="00E01B30">
      <w:pPr>
        <w:ind w:firstLine="360"/>
      </w:pPr>
      <w:r w:rsidRPr="00AE45CF">
        <w:rPr>
          <w:b/>
        </w:rPr>
        <w:t xml:space="preserve">- </w:t>
      </w:r>
      <w:r w:rsidR="00E01B30" w:rsidRPr="00AE45CF">
        <w:rPr>
          <w:b/>
        </w:rPr>
        <w:t>AIS</w:t>
      </w:r>
      <w:r w:rsidRPr="00AE45CF">
        <w:rPr>
          <w:b/>
        </w:rPr>
        <w:t xml:space="preserve"> </w:t>
      </w:r>
      <w:r w:rsidRPr="00AE45CF">
        <w:rPr>
          <w:b/>
        </w:rPr>
        <w:tab/>
      </w:r>
      <w:r w:rsidR="00AE45CF" w:rsidRPr="00AE45CF">
        <w:rPr>
          <w:b/>
        </w:rPr>
        <w:tab/>
      </w:r>
      <w:r w:rsidR="00AE45CF" w:rsidRPr="00AE45CF">
        <w:rPr>
          <w:b/>
        </w:rPr>
        <w:tab/>
      </w:r>
      <w:r w:rsidR="00E01B30" w:rsidRPr="00AE45CF">
        <w:t>Advanced Informatics School</w:t>
      </w:r>
    </w:p>
    <w:p w:rsidR="00387A56" w:rsidRPr="00AE45CF" w:rsidRDefault="00387A56">
      <w:pPr>
        <w:ind w:firstLine="360"/>
      </w:pPr>
      <w:r w:rsidRPr="00AE45CF">
        <w:rPr>
          <w:b/>
        </w:rPr>
        <w:t>- CSCI</w:t>
      </w:r>
      <w:r w:rsidRPr="00AE45CF">
        <w:rPr>
          <w:b/>
        </w:rPr>
        <w:tab/>
      </w:r>
      <w:r w:rsidR="00AE45CF" w:rsidRPr="00AE45CF">
        <w:rPr>
          <w:b/>
        </w:rPr>
        <w:tab/>
      </w:r>
      <w:r w:rsidR="00AE45CF" w:rsidRPr="00AE45CF">
        <w:rPr>
          <w:b/>
        </w:rPr>
        <w:tab/>
      </w:r>
      <w:r w:rsidRPr="00AE45CF">
        <w:t>Computer Software Configuration Item</w:t>
      </w:r>
    </w:p>
    <w:p w:rsidR="00387A56" w:rsidRPr="00AE45CF" w:rsidRDefault="00387A56">
      <w:pPr>
        <w:ind w:firstLine="360"/>
      </w:pPr>
      <w:r w:rsidRPr="00AE45CF">
        <w:rPr>
          <w:b/>
        </w:rPr>
        <w:t>- DOD</w:t>
      </w:r>
      <w:r w:rsidRPr="00AE45CF">
        <w:rPr>
          <w:b/>
        </w:rPr>
        <w:tab/>
      </w:r>
      <w:r w:rsidR="00AE45CF" w:rsidRPr="00AE45CF">
        <w:rPr>
          <w:b/>
        </w:rPr>
        <w:tab/>
      </w:r>
      <w:r w:rsidR="00AE45CF" w:rsidRPr="00AE45CF">
        <w:rPr>
          <w:b/>
        </w:rPr>
        <w:tab/>
      </w:r>
      <w:r w:rsidRPr="00AE45CF">
        <w:t>Department of Defense</w:t>
      </w:r>
    </w:p>
    <w:p w:rsidR="00387A56" w:rsidRPr="00AE45CF" w:rsidRDefault="00387A56">
      <w:pPr>
        <w:ind w:firstLine="360"/>
      </w:pPr>
      <w:r w:rsidRPr="00AE45CF">
        <w:rPr>
          <w:b/>
        </w:rPr>
        <w:t>- IRS</w:t>
      </w:r>
      <w:r w:rsidRPr="00AE45CF">
        <w:rPr>
          <w:b/>
        </w:rPr>
        <w:tab/>
      </w:r>
      <w:r w:rsidR="00AE45CF" w:rsidRPr="00AE45CF">
        <w:rPr>
          <w:b/>
        </w:rPr>
        <w:tab/>
      </w:r>
      <w:r w:rsidR="00AE45CF" w:rsidRPr="00AE45CF">
        <w:rPr>
          <w:b/>
        </w:rPr>
        <w:tab/>
      </w:r>
      <w:r w:rsidRPr="00AE45CF">
        <w:t>Interface Requirement Specification</w:t>
      </w:r>
    </w:p>
    <w:p w:rsidR="00387A56" w:rsidRDefault="00387A56">
      <w:pPr>
        <w:ind w:firstLine="360"/>
      </w:pPr>
      <w:r w:rsidRPr="00AE45CF">
        <w:rPr>
          <w:b/>
        </w:rPr>
        <w:t>- MIL</w:t>
      </w:r>
      <w:r w:rsidRPr="00AE45CF">
        <w:rPr>
          <w:b/>
        </w:rPr>
        <w:tab/>
      </w:r>
      <w:r w:rsidR="00AE45CF" w:rsidRPr="00AE45CF">
        <w:rPr>
          <w:b/>
        </w:rPr>
        <w:tab/>
      </w:r>
      <w:r w:rsidR="00AE45CF" w:rsidRPr="00AE45CF">
        <w:rPr>
          <w:b/>
        </w:rPr>
        <w:tab/>
      </w:r>
      <w:r w:rsidRPr="00AE45CF">
        <w:t>Military</w:t>
      </w:r>
    </w:p>
    <w:p w:rsidR="003E39BA" w:rsidRDefault="003E39BA">
      <w:pPr>
        <w:ind w:firstLine="360"/>
        <w:rPr>
          <w:rFonts w:cs="Arial"/>
        </w:rPr>
      </w:pPr>
      <w:r>
        <w:t xml:space="preserve">- </w:t>
      </w:r>
      <w:r w:rsidRPr="003E39BA">
        <w:rPr>
          <w:rFonts w:cs="Arial"/>
          <w:b/>
          <w:bCs/>
        </w:rPr>
        <w:t>Std</w:t>
      </w:r>
      <w:r>
        <w:rPr>
          <w:rFonts w:cs="Arial"/>
          <w:b/>
          <w:bCs/>
        </w:rPr>
        <w:t>.</w:t>
      </w:r>
      <w:r>
        <w:rPr>
          <w:rFonts w:cs="Arial"/>
          <w:b/>
          <w:bCs/>
        </w:rPr>
        <w:tab/>
      </w:r>
      <w:r>
        <w:rPr>
          <w:rFonts w:cs="Arial"/>
          <w:b/>
          <w:bCs/>
        </w:rPr>
        <w:tab/>
      </w:r>
      <w:r>
        <w:rPr>
          <w:rFonts w:cs="Arial"/>
          <w:b/>
          <w:bCs/>
        </w:rPr>
        <w:tab/>
      </w:r>
      <w:r w:rsidRPr="003E39BA">
        <w:rPr>
          <w:rFonts w:cs="Arial"/>
        </w:rPr>
        <w:t>Standard</w:t>
      </w:r>
    </w:p>
    <w:p w:rsidR="002C09DC" w:rsidRPr="002C09DC" w:rsidRDefault="002C09DC" w:rsidP="002C09DC">
      <w:pPr>
        <w:ind w:firstLine="360"/>
      </w:pPr>
      <w:r>
        <w:rPr>
          <w:rFonts w:cs="Arial"/>
        </w:rPr>
        <w:t>-</w:t>
      </w:r>
      <w:r w:rsidRPr="002C09DC">
        <w:rPr>
          <w:rFonts w:cs="Arial"/>
        </w:rPr>
        <w:t xml:space="preserve"> </w:t>
      </w:r>
      <w:r w:rsidRPr="002C09DC">
        <w:rPr>
          <w:rFonts w:cs="Arial"/>
          <w:b/>
          <w:bCs/>
        </w:rPr>
        <w:t>IEEE</w:t>
      </w:r>
      <w:r>
        <w:rPr>
          <w:rFonts w:cs="Arial"/>
          <w:b/>
          <w:bCs/>
        </w:rPr>
        <w:tab/>
      </w:r>
      <w:r>
        <w:rPr>
          <w:rFonts w:cs="Arial"/>
          <w:b/>
          <w:bCs/>
        </w:rPr>
        <w:tab/>
      </w:r>
      <w:r>
        <w:rPr>
          <w:rFonts w:cs="Arial"/>
          <w:b/>
          <w:bCs/>
        </w:rPr>
        <w:tab/>
      </w:r>
      <w:r w:rsidRPr="002C09DC">
        <w:rPr>
          <w:rFonts w:cs="Arial"/>
        </w:rPr>
        <w:t>Institute of Electrical and Electronics Engineers</w:t>
      </w:r>
    </w:p>
    <w:p w:rsidR="00387A56" w:rsidRPr="00AE45CF" w:rsidRDefault="00387A56">
      <w:pPr>
        <w:ind w:left="360"/>
      </w:pPr>
      <w:r w:rsidRPr="00AE45CF">
        <w:rPr>
          <w:b/>
        </w:rPr>
        <w:t xml:space="preserve">- OOAD </w:t>
      </w:r>
      <w:r w:rsidRPr="00AE45CF">
        <w:rPr>
          <w:b/>
        </w:rPr>
        <w:tab/>
      </w:r>
      <w:r w:rsidR="00AE45CF" w:rsidRPr="00AE45CF">
        <w:rPr>
          <w:b/>
        </w:rPr>
        <w:tab/>
      </w:r>
      <w:r w:rsidR="00AE45CF" w:rsidRPr="00AE45CF">
        <w:rPr>
          <w:b/>
        </w:rPr>
        <w:tab/>
      </w:r>
      <w:r w:rsidRPr="00AE45CF">
        <w:t>Object Oriented Analysis Design</w:t>
      </w:r>
    </w:p>
    <w:p w:rsidR="00387A56" w:rsidRPr="00AE45CF" w:rsidRDefault="00387A56">
      <w:pPr>
        <w:ind w:left="360"/>
      </w:pPr>
      <w:r w:rsidRPr="00AE45CF">
        <w:rPr>
          <w:b/>
        </w:rPr>
        <w:t>- SDP</w:t>
      </w:r>
      <w:r w:rsidRPr="00AE45CF">
        <w:rPr>
          <w:b/>
        </w:rPr>
        <w:tab/>
      </w:r>
      <w:r w:rsidR="00AE45CF" w:rsidRPr="00AE45CF">
        <w:rPr>
          <w:b/>
        </w:rPr>
        <w:tab/>
      </w:r>
      <w:r w:rsidR="00AE45CF" w:rsidRPr="00AE45CF">
        <w:rPr>
          <w:b/>
        </w:rPr>
        <w:tab/>
      </w:r>
      <w:r w:rsidRPr="00AE45CF">
        <w:t>Software Development Plan</w:t>
      </w:r>
    </w:p>
    <w:p w:rsidR="00387A56" w:rsidRPr="00AE45CF" w:rsidRDefault="00387A56">
      <w:pPr>
        <w:ind w:left="360"/>
      </w:pPr>
      <w:r w:rsidRPr="00AE45CF">
        <w:rPr>
          <w:b/>
        </w:rPr>
        <w:t>- UML</w:t>
      </w:r>
      <w:r w:rsidR="00E01B30" w:rsidRPr="00AE45CF">
        <w:rPr>
          <w:b/>
        </w:rPr>
        <w:t xml:space="preserve"> </w:t>
      </w:r>
      <w:r w:rsidR="00E01B30" w:rsidRPr="00AE45CF">
        <w:rPr>
          <w:b/>
        </w:rPr>
        <w:tab/>
      </w:r>
      <w:r w:rsidR="00AE45CF" w:rsidRPr="00AE45CF">
        <w:rPr>
          <w:b/>
        </w:rPr>
        <w:tab/>
      </w:r>
      <w:r w:rsidR="00AE45CF" w:rsidRPr="00AE45CF">
        <w:rPr>
          <w:b/>
        </w:rPr>
        <w:tab/>
      </w:r>
      <w:r w:rsidR="00E01B30" w:rsidRPr="00AE45CF">
        <w:t>Unified Modeling Language</w:t>
      </w:r>
    </w:p>
    <w:p w:rsidR="00E01B30" w:rsidRPr="00AE45CF" w:rsidRDefault="00E01B30" w:rsidP="00E01B30">
      <w:pPr>
        <w:ind w:left="360"/>
      </w:pPr>
      <w:r w:rsidRPr="00AE45CF">
        <w:rPr>
          <w:b/>
        </w:rPr>
        <w:t>- CIP</w:t>
      </w:r>
      <w:r w:rsidRPr="00AE45CF">
        <w:rPr>
          <w:b/>
        </w:rPr>
        <w:tab/>
      </w:r>
      <w:r w:rsidR="00AE45CF" w:rsidRPr="00AE45CF">
        <w:rPr>
          <w:b/>
        </w:rPr>
        <w:tab/>
      </w:r>
      <w:r w:rsidR="00AE45CF" w:rsidRPr="00AE45CF">
        <w:rPr>
          <w:b/>
        </w:rPr>
        <w:tab/>
      </w:r>
      <w:r w:rsidRPr="00AE45CF">
        <w:t>Customer Interface Panel</w:t>
      </w:r>
    </w:p>
    <w:p w:rsidR="00E01B30" w:rsidRPr="00AE45CF" w:rsidRDefault="00E01B30" w:rsidP="00E01B30">
      <w:pPr>
        <w:ind w:left="360"/>
      </w:pPr>
      <w:r w:rsidRPr="00AE45CF">
        <w:rPr>
          <w:b/>
        </w:rPr>
        <w:t xml:space="preserve">- MIP </w:t>
      </w:r>
      <w:r w:rsidRPr="00AE45CF">
        <w:rPr>
          <w:b/>
        </w:rPr>
        <w:tab/>
      </w:r>
      <w:r w:rsidR="00AE45CF" w:rsidRPr="00AE45CF">
        <w:rPr>
          <w:b/>
        </w:rPr>
        <w:tab/>
      </w:r>
      <w:r w:rsidR="00AE45CF" w:rsidRPr="00AE45CF">
        <w:rPr>
          <w:b/>
        </w:rPr>
        <w:tab/>
      </w:r>
      <w:r w:rsidRPr="00AE45CF">
        <w:t>Maintainer Interface Panel</w:t>
      </w:r>
    </w:p>
    <w:p w:rsidR="009D06A4" w:rsidRPr="00AE45CF" w:rsidRDefault="00E01B30" w:rsidP="00E01B30">
      <w:pPr>
        <w:ind w:left="360"/>
      </w:pPr>
      <w:r w:rsidRPr="00AE45CF">
        <w:rPr>
          <w:b/>
        </w:rPr>
        <w:t>- MISP</w:t>
      </w:r>
      <w:r w:rsidRPr="00AE45CF">
        <w:rPr>
          <w:b/>
        </w:rPr>
        <w:tab/>
      </w:r>
      <w:r w:rsidR="00AE45CF" w:rsidRPr="00AE45CF">
        <w:rPr>
          <w:b/>
        </w:rPr>
        <w:tab/>
      </w:r>
      <w:r w:rsidR="00AE45CF" w:rsidRPr="00AE45CF">
        <w:rPr>
          <w:b/>
        </w:rPr>
        <w:tab/>
      </w:r>
      <w:r w:rsidRPr="00AE45CF">
        <w:t>Machin</w:t>
      </w:r>
      <w:r w:rsidR="006C2CBC" w:rsidRPr="00AE45CF">
        <w:t>ery Interface Simulation Panel</w:t>
      </w:r>
    </w:p>
    <w:p w:rsidR="009D06A4" w:rsidRPr="00AE45CF" w:rsidRDefault="006C2CBC">
      <w:pPr>
        <w:ind w:left="360"/>
      </w:pPr>
      <w:r w:rsidRPr="00AE45CF">
        <w:rPr>
          <w:b/>
        </w:rPr>
        <w:t>- OSCP</w:t>
      </w:r>
      <w:r w:rsidRPr="00AE45CF">
        <w:rPr>
          <w:b/>
        </w:rPr>
        <w:tab/>
      </w:r>
      <w:r w:rsidR="005F3A57" w:rsidRPr="00AE45CF">
        <w:rPr>
          <w:b/>
        </w:rPr>
        <w:tab/>
      </w:r>
      <w:r w:rsidR="005F3A57" w:rsidRPr="00AE45CF">
        <w:rPr>
          <w:b/>
        </w:rPr>
        <w:tab/>
      </w:r>
      <w:r w:rsidRPr="00AE45CF">
        <w:t>Overall Simulation Control Panel</w:t>
      </w:r>
    </w:p>
    <w:p w:rsidR="006C2CBC" w:rsidRPr="00AE45CF" w:rsidRDefault="006C2CBC" w:rsidP="006C2CBC">
      <w:pPr>
        <w:ind w:left="360"/>
      </w:pPr>
      <w:r w:rsidRPr="00AE45CF">
        <w:rPr>
          <w:b/>
        </w:rPr>
        <w:t>- VMCS</w:t>
      </w:r>
      <w:r w:rsidR="005F3A57" w:rsidRPr="00AE45CF">
        <w:rPr>
          <w:b/>
        </w:rPr>
        <w:tab/>
      </w:r>
      <w:r w:rsidR="005F3A57" w:rsidRPr="00AE45CF">
        <w:rPr>
          <w:b/>
        </w:rPr>
        <w:tab/>
      </w:r>
      <w:r w:rsidRPr="00AE45CF">
        <w:rPr>
          <w:b/>
        </w:rPr>
        <w:tab/>
      </w:r>
      <w:r w:rsidRPr="00AE45CF">
        <w:t>Vending Machine Control System</w:t>
      </w:r>
    </w:p>
    <w:p w:rsidR="004A42F7" w:rsidRPr="00AE45CF" w:rsidRDefault="004A42F7" w:rsidP="004A42F7">
      <w:pPr>
        <w:ind w:left="360"/>
      </w:pPr>
      <w:r w:rsidRPr="00AE45CF">
        <w:rPr>
          <w:b/>
        </w:rPr>
        <w:t>- VM</w:t>
      </w:r>
      <w:r w:rsidR="005F3A57" w:rsidRPr="00AE45CF">
        <w:rPr>
          <w:b/>
        </w:rPr>
        <w:tab/>
      </w:r>
      <w:r w:rsidR="005F3A57" w:rsidRPr="00AE45CF">
        <w:rPr>
          <w:b/>
        </w:rPr>
        <w:tab/>
      </w:r>
      <w:r w:rsidRPr="00AE45CF">
        <w:rPr>
          <w:b/>
        </w:rPr>
        <w:tab/>
      </w:r>
      <w:r w:rsidRPr="00AE45CF">
        <w:t>Vending Machine</w:t>
      </w:r>
    </w:p>
    <w:p w:rsidR="006C2CBC" w:rsidRPr="00AE45CF" w:rsidRDefault="005F3A57" w:rsidP="005F3A57">
      <w:pPr>
        <w:ind w:left="2880" w:hanging="2520"/>
      </w:pPr>
      <w:r w:rsidRPr="00AE45CF">
        <w:rPr>
          <w:b/>
        </w:rPr>
        <w:t>- URSPVMCS V 1.0</w:t>
      </w:r>
      <w:r w:rsidRPr="00AE45CF">
        <w:rPr>
          <w:b/>
        </w:rPr>
        <w:tab/>
      </w:r>
      <w:r w:rsidRPr="00AE45CF">
        <w:t xml:space="preserve">USER REQUIREMENTS SPECIFICATION </w:t>
      </w:r>
      <w:r w:rsidR="00AE45CF" w:rsidRPr="00AE45CF">
        <w:t>for</w:t>
      </w:r>
      <w:r w:rsidRPr="00AE45CF">
        <w:t xml:space="preserve"> VENDING MACHINE CONTROL SYSTEM (Version 1.0)</w:t>
      </w:r>
    </w:p>
    <w:p w:rsidR="00387A56" w:rsidRDefault="00387A56" w:rsidP="00D70F20">
      <w:pPr>
        <w:pStyle w:val="Heading1"/>
        <w:numPr>
          <w:ilvl w:val="0"/>
          <w:numId w:val="0"/>
        </w:numPr>
        <w:ind w:left="432" w:hanging="432"/>
      </w:pPr>
      <w:r>
        <w:br w:type="page"/>
      </w:r>
      <w:bookmarkStart w:id="108" w:name="_Toc371545714"/>
      <w:commentRangeStart w:id="109"/>
      <w:r>
        <w:t>ANNEX</w:t>
      </w:r>
      <w:commentRangeEnd w:id="109"/>
      <w:r w:rsidR="007E41EA">
        <w:rPr>
          <w:rStyle w:val="CommentReference"/>
        </w:rPr>
        <w:commentReference w:id="109"/>
      </w:r>
      <w:bookmarkEnd w:id="108"/>
    </w:p>
    <w:p w:rsidR="00387A56" w:rsidRDefault="00387A56">
      <w:pPr>
        <w:ind w:left="360"/>
        <w:rPr>
          <w:b/>
          <w:bCs/>
        </w:rPr>
      </w:pPr>
    </w:p>
    <w:p w:rsidR="00387A56" w:rsidRDefault="00387A56">
      <w:pPr>
        <w:ind w:left="360"/>
        <w:rPr>
          <w:b/>
          <w:bCs/>
        </w:rPr>
      </w:pPr>
    </w:p>
    <w:p w:rsidR="00387A56" w:rsidRDefault="00053C94">
      <w:pPr>
        <w:ind w:left="360"/>
        <w:rPr>
          <w:b/>
          <w:bCs/>
        </w:rPr>
      </w:pPr>
      <w:r>
        <w:rPr>
          <w:b/>
          <w:bCs/>
          <w:noProof/>
        </w:rPr>
        <w:drawing>
          <wp:inline distT="0" distB="0" distL="0" distR="0" wp14:anchorId="1A89C15B" wp14:editId="31CB7C87">
            <wp:extent cx="5274945" cy="409919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945" cy="4099193"/>
                    </a:xfrm>
                    <a:prstGeom prst="rect">
                      <a:avLst/>
                    </a:prstGeom>
                    <a:noFill/>
                    <a:ln>
                      <a:noFill/>
                    </a:ln>
                  </pic:spPr>
                </pic:pic>
              </a:graphicData>
            </a:graphic>
          </wp:inline>
        </w:drawing>
      </w:r>
    </w:p>
    <w:p w:rsidR="00387A56" w:rsidRDefault="00387A56">
      <w:pPr>
        <w:ind w:left="360"/>
        <w:rPr>
          <w:b/>
          <w:bCs/>
        </w:rPr>
      </w:pPr>
    </w:p>
    <w:p w:rsidR="00053C94" w:rsidRDefault="00053C94">
      <w:pPr>
        <w:ind w:left="360"/>
        <w:rPr>
          <w:b/>
          <w:bCs/>
        </w:rPr>
      </w:pPr>
    </w:p>
    <w:p w:rsidR="000E2C11" w:rsidRPr="000E2C11" w:rsidRDefault="000E2C11" w:rsidP="000E2C11">
      <w:pPr>
        <w:pStyle w:val="Caption"/>
      </w:pPr>
      <w:bookmarkStart w:id="110" w:name="_Toc371545722"/>
      <w:r w:rsidRPr="000E2C11">
        <w:t xml:space="preserve">Figure </w:t>
      </w:r>
      <w:fldSimple w:instr=" SEQ Figure \* ARABIC ">
        <w:r w:rsidR="00BC06A7">
          <w:rPr>
            <w:noProof/>
          </w:rPr>
          <w:t>8</w:t>
        </w:r>
      </w:fldSimple>
      <w:r w:rsidRPr="000E2C11">
        <w:t>: Buy Drinks Sequence Diagram</w:t>
      </w:r>
      <w:bookmarkEnd w:id="110"/>
    </w:p>
    <w:p w:rsidR="000E2C11" w:rsidRDefault="000E2C11" w:rsidP="00053C94">
      <w:pPr>
        <w:ind w:left="360"/>
        <w:jc w:val="center"/>
        <w:rPr>
          <w:b/>
          <w:bCs/>
        </w:rPr>
      </w:pPr>
    </w:p>
    <w:p w:rsidR="00053C94" w:rsidRDefault="00053C94" w:rsidP="00053C94">
      <w:pPr>
        <w:ind w:left="360"/>
        <w:jc w:val="center"/>
        <w:rPr>
          <w:b/>
          <w:bCs/>
        </w:rPr>
      </w:pPr>
    </w:p>
    <w:p w:rsidR="00624D1A" w:rsidRDefault="00624D1A" w:rsidP="00053C94">
      <w:pPr>
        <w:ind w:left="360"/>
        <w:jc w:val="center"/>
        <w:rPr>
          <w:b/>
          <w:bCs/>
        </w:rPr>
      </w:pPr>
    </w:p>
    <w:p w:rsidR="00624D1A" w:rsidRDefault="00624D1A" w:rsidP="00053C94">
      <w:pPr>
        <w:ind w:left="360"/>
        <w:jc w:val="center"/>
        <w:rPr>
          <w:b/>
          <w:bCs/>
        </w:rPr>
      </w:pPr>
      <w:r>
        <w:rPr>
          <w:b/>
          <w:bCs/>
          <w:noProof/>
        </w:rPr>
        <w:drawing>
          <wp:inline distT="0" distB="0" distL="0" distR="0" wp14:anchorId="667510EC" wp14:editId="34170B52">
            <wp:extent cx="5274945" cy="233243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2332439"/>
                    </a:xfrm>
                    <a:prstGeom prst="rect">
                      <a:avLst/>
                    </a:prstGeom>
                    <a:noFill/>
                    <a:ln>
                      <a:noFill/>
                    </a:ln>
                  </pic:spPr>
                </pic:pic>
              </a:graphicData>
            </a:graphic>
          </wp:inline>
        </w:drawing>
      </w:r>
    </w:p>
    <w:p w:rsidR="00624D1A" w:rsidRDefault="00624D1A" w:rsidP="00053C94">
      <w:pPr>
        <w:ind w:left="360"/>
        <w:jc w:val="center"/>
        <w:rPr>
          <w:b/>
          <w:bCs/>
        </w:rPr>
      </w:pPr>
    </w:p>
    <w:p w:rsidR="00624D1A" w:rsidRDefault="00624D1A" w:rsidP="00053C94">
      <w:pPr>
        <w:ind w:left="360"/>
        <w:jc w:val="center"/>
        <w:rPr>
          <w:b/>
          <w:bCs/>
        </w:rPr>
      </w:pPr>
    </w:p>
    <w:p w:rsidR="00053C94" w:rsidRDefault="000E2C11" w:rsidP="006526E1">
      <w:pPr>
        <w:ind w:left="360"/>
        <w:jc w:val="center"/>
        <w:rPr>
          <w:b/>
          <w:bCs/>
        </w:rPr>
      </w:pPr>
      <w:bookmarkStart w:id="111" w:name="_Toc371545723"/>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9</w:t>
      </w:r>
      <w:r w:rsidRPr="000E2C11">
        <w:rPr>
          <w:b/>
          <w:bCs/>
          <w:noProof/>
        </w:rPr>
        <w:fldChar w:fldCharType="end"/>
      </w:r>
      <w:r w:rsidRPr="000E2C11">
        <w:rPr>
          <w:b/>
          <w:bCs/>
        </w:rPr>
        <w:t xml:space="preserve">: </w:t>
      </w:r>
      <w:r w:rsidR="00053C94">
        <w:rPr>
          <w:b/>
          <w:bCs/>
        </w:rPr>
        <w:t>Login</w:t>
      </w:r>
      <w:r w:rsidR="00B568B6">
        <w:rPr>
          <w:b/>
          <w:bCs/>
        </w:rPr>
        <w:t xml:space="preserve"> Sequence Diagram</w:t>
      </w:r>
      <w:bookmarkEnd w:id="111"/>
    </w:p>
    <w:p w:rsidR="00B079CD" w:rsidRDefault="00B079CD" w:rsidP="00053C94">
      <w:pPr>
        <w:ind w:left="360"/>
        <w:jc w:val="center"/>
        <w:rPr>
          <w:b/>
          <w:bCs/>
        </w:rPr>
      </w:pPr>
    </w:p>
    <w:p w:rsidR="00B079CD" w:rsidRDefault="00B079CD" w:rsidP="00053C94">
      <w:pPr>
        <w:ind w:left="360"/>
        <w:jc w:val="center"/>
        <w:rPr>
          <w:b/>
          <w:bCs/>
        </w:rPr>
      </w:pPr>
      <w:r>
        <w:rPr>
          <w:b/>
          <w:bCs/>
          <w:noProof/>
        </w:rPr>
        <w:drawing>
          <wp:inline distT="0" distB="0" distL="0" distR="0" wp14:anchorId="731A1D9B" wp14:editId="4BEEB4D3">
            <wp:extent cx="5274945" cy="5574699"/>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945" cy="5574699"/>
                    </a:xfrm>
                    <a:prstGeom prst="rect">
                      <a:avLst/>
                    </a:prstGeom>
                    <a:noFill/>
                    <a:ln>
                      <a:noFill/>
                    </a:ln>
                  </pic:spPr>
                </pic:pic>
              </a:graphicData>
            </a:graphic>
          </wp:inline>
        </w:drawing>
      </w:r>
    </w:p>
    <w:p w:rsidR="00B079CD" w:rsidRDefault="00B079CD" w:rsidP="00053C94">
      <w:pPr>
        <w:ind w:left="360"/>
        <w:jc w:val="center"/>
        <w:rPr>
          <w:b/>
          <w:bCs/>
        </w:rPr>
      </w:pPr>
    </w:p>
    <w:p w:rsidR="00B079CD" w:rsidRDefault="00B079CD" w:rsidP="00053C94">
      <w:pPr>
        <w:ind w:left="360"/>
        <w:jc w:val="center"/>
        <w:rPr>
          <w:b/>
          <w:bCs/>
        </w:rPr>
      </w:pPr>
    </w:p>
    <w:p w:rsidR="00624D1A" w:rsidRDefault="000E2C11" w:rsidP="006526E1">
      <w:pPr>
        <w:ind w:left="360"/>
        <w:jc w:val="center"/>
        <w:rPr>
          <w:b/>
          <w:bCs/>
        </w:rPr>
      </w:pPr>
      <w:bookmarkStart w:id="112" w:name="_Toc371545724"/>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10</w:t>
      </w:r>
      <w:r w:rsidRPr="000E2C11">
        <w:rPr>
          <w:b/>
          <w:bCs/>
          <w:noProof/>
        </w:rPr>
        <w:fldChar w:fldCharType="end"/>
      </w:r>
      <w:r w:rsidR="006526E1">
        <w:rPr>
          <w:b/>
          <w:bCs/>
          <w:noProof/>
        </w:rPr>
        <w:t>:</w:t>
      </w:r>
      <w:r w:rsidRPr="000E2C11">
        <w:rPr>
          <w:b/>
          <w:bCs/>
        </w:rPr>
        <w:t xml:space="preserve"> </w:t>
      </w:r>
      <w:r w:rsidR="00B079CD" w:rsidRPr="00B079CD">
        <w:rPr>
          <w:b/>
          <w:bCs/>
        </w:rPr>
        <w:t>Maintain Vending Machine</w:t>
      </w:r>
      <w:r w:rsidR="00B568B6">
        <w:rPr>
          <w:b/>
          <w:bCs/>
        </w:rPr>
        <w:t xml:space="preserve"> Sequence Diagram</w:t>
      </w:r>
      <w:bookmarkEnd w:id="112"/>
    </w:p>
    <w:p w:rsidR="00624D1A" w:rsidRDefault="00624D1A" w:rsidP="00053C94">
      <w:pPr>
        <w:ind w:left="360"/>
        <w:jc w:val="center"/>
        <w:rPr>
          <w:b/>
          <w:bCs/>
        </w:rPr>
      </w:pPr>
    </w:p>
    <w:p w:rsidR="00624D1A" w:rsidRDefault="00624D1A" w:rsidP="00053C94">
      <w:pPr>
        <w:ind w:left="360"/>
        <w:jc w:val="center"/>
        <w:rPr>
          <w:b/>
          <w:bCs/>
        </w:rPr>
      </w:pPr>
    </w:p>
    <w:p w:rsidR="00B079CD" w:rsidRDefault="00B079CD" w:rsidP="00A61D5F">
      <w:pPr>
        <w:ind w:left="360"/>
        <w:rPr>
          <w:b/>
          <w:bCs/>
        </w:rPr>
      </w:pPr>
      <w:r>
        <w:rPr>
          <w:b/>
          <w:bCs/>
          <w:noProof/>
        </w:rPr>
        <w:drawing>
          <wp:anchor distT="0" distB="0" distL="114300" distR="114300" simplePos="0" relativeHeight="251658240" behindDoc="0" locked="0" layoutInCell="1" allowOverlap="1" wp14:anchorId="28CD644B" wp14:editId="6A8D48C4">
            <wp:simplePos x="0" y="0"/>
            <wp:positionH relativeFrom="column">
              <wp:posOffset>-194945</wp:posOffset>
            </wp:positionH>
            <wp:positionV relativeFrom="paragraph">
              <wp:posOffset>41910</wp:posOffset>
            </wp:positionV>
            <wp:extent cx="6115685" cy="6463030"/>
            <wp:effectExtent l="0" t="2222"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611568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79CD" w:rsidRDefault="00B079CD" w:rsidP="00A61D5F">
      <w:pPr>
        <w:ind w:left="360"/>
        <w:rPr>
          <w:b/>
          <w:bCs/>
        </w:rPr>
      </w:pPr>
    </w:p>
    <w:p w:rsidR="00B079CD" w:rsidRDefault="000E2C11" w:rsidP="00053C94">
      <w:pPr>
        <w:ind w:left="360"/>
        <w:jc w:val="center"/>
        <w:rPr>
          <w:b/>
          <w:bCs/>
        </w:rPr>
      </w:pPr>
      <w:bookmarkStart w:id="113" w:name="_Toc371545725"/>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11</w:t>
      </w:r>
      <w:r w:rsidRPr="000E2C11">
        <w:rPr>
          <w:b/>
          <w:bCs/>
          <w:noProof/>
        </w:rPr>
        <w:fldChar w:fldCharType="end"/>
      </w:r>
      <w:r w:rsidRPr="000E2C11">
        <w:rPr>
          <w:b/>
          <w:bCs/>
        </w:rPr>
        <w:t xml:space="preserve">: </w:t>
      </w:r>
      <w:r w:rsidR="00B079CD" w:rsidRPr="00B079CD">
        <w:rPr>
          <w:b/>
          <w:bCs/>
        </w:rPr>
        <w:t>Simulate Control Panel</w:t>
      </w:r>
      <w:r w:rsidR="00E244DC">
        <w:rPr>
          <w:b/>
          <w:bCs/>
        </w:rPr>
        <w:t xml:space="preserve"> Sequence </w:t>
      </w:r>
      <w:r w:rsidR="00B568B6">
        <w:rPr>
          <w:b/>
          <w:bCs/>
        </w:rPr>
        <w:t>Diagram</w:t>
      </w:r>
      <w:bookmarkEnd w:id="113"/>
    </w:p>
    <w:p w:rsidR="00B568B6" w:rsidRDefault="00B568B6" w:rsidP="00053C94">
      <w:pPr>
        <w:ind w:left="360"/>
        <w:jc w:val="center"/>
        <w:rPr>
          <w:b/>
          <w:bCs/>
        </w:rPr>
      </w:pPr>
    </w:p>
    <w:p w:rsidR="00B568B6" w:rsidRDefault="00B568B6" w:rsidP="00053C94">
      <w:pPr>
        <w:ind w:left="360"/>
        <w:jc w:val="center"/>
        <w:rPr>
          <w:b/>
          <w:bCs/>
        </w:rPr>
      </w:pPr>
    </w:p>
    <w:p w:rsidR="00B568B6" w:rsidRDefault="00B568B6" w:rsidP="00A84808">
      <w:pPr>
        <w:ind w:left="360"/>
        <w:jc w:val="center"/>
        <w:rPr>
          <w:b/>
          <w:bCs/>
        </w:rPr>
      </w:pPr>
    </w:p>
    <w:p w:rsidR="00B568B6" w:rsidRDefault="00A84808" w:rsidP="00053C94">
      <w:pPr>
        <w:ind w:left="360"/>
        <w:jc w:val="center"/>
        <w:rPr>
          <w:b/>
          <w:bCs/>
        </w:rPr>
      </w:pPr>
      <w:ins w:id="114" w:author="Pouya Javadzadeh" w:date="2013-11-06T18:55:00Z">
        <w:r>
          <w:rPr>
            <w:b/>
            <w:bCs/>
            <w:noProof/>
            <w:rPrChange w:id="115" w:author="Unknown">
              <w:rPr>
                <w:noProof/>
              </w:rPr>
            </w:rPrChange>
          </w:rPr>
          <w:drawing>
            <wp:anchor distT="0" distB="0" distL="114300" distR="114300" simplePos="0" relativeHeight="251660288" behindDoc="0" locked="0" layoutInCell="1" allowOverlap="1" wp14:anchorId="2A0EDFFC" wp14:editId="17B39081">
              <wp:simplePos x="0" y="0"/>
              <wp:positionH relativeFrom="column">
                <wp:posOffset>-1232535</wp:posOffset>
              </wp:positionH>
              <wp:positionV relativeFrom="paragraph">
                <wp:posOffset>490855</wp:posOffset>
              </wp:positionV>
              <wp:extent cx="8047355" cy="6251575"/>
              <wp:effectExtent l="254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047355" cy="6251575"/>
                      </a:xfrm>
                      <a:prstGeom prst="rect">
                        <a:avLst/>
                      </a:prstGeom>
                      <a:noFill/>
                      <a:ln>
                        <a:noFill/>
                      </a:ln>
                    </pic:spPr>
                  </pic:pic>
                </a:graphicData>
              </a:graphic>
              <wp14:sizeRelH relativeFrom="page">
                <wp14:pctWidth>0</wp14:pctWidth>
              </wp14:sizeRelH>
              <wp14:sizeRelV relativeFrom="page">
                <wp14:pctHeight>0</wp14:pctHeight>
              </wp14:sizeRelV>
            </wp:anchor>
          </w:drawing>
        </w:r>
      </w:ins>
    </w:p>
    <w:p w:rsidR="00B568B6" w:rsidRDefault="00B568B6" w:rsidP="00053C94">
      <w:pPr>
        <w:ind w:left="360"/>
        <w:jc w:val="center"/>
        <w:rPr>
          <w:b/>
          <w:bCs/>
        </w:rPr>
      </w:pPr>
    </w:p>
    <w:p w:rsidR="00BC06A7" w:rsidRDefault="00BC06A7" w:rsidP="00BC06A7">
      <w:pPr>
        <w:ind w:left="360"/>
        <w:jc w:val="center"/>
        <w:rPr>
          <w:b/>
          <w:bCs/>
        </w:rPr>
      </w:pPr>
      <w:bookmarkStart w:id="116" w:name="_Toc371545726"/>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12</w:t>
      </w:r>
      <w:r w:rsidRPr="000E2C11">
        <w:rPr>
          <w:b/>
          <w:bCs/>
          <w:noProof/>
        </w:rPr>
        <w:fldChar w:fldCharType="end"/>
      </w:r>
      <w:r w:rsidRPr="000E2C11">
        <w:rPr>
          <w:b/>
          <w:bCs/>
        </w:rPr>
        <w:t xml:space="preserve">: </w:t>
      </w:r>
      <w:r>
        <w:rPr>
          <w:b/>
          <w:bCs/>
        </w:rPr>
        <w:t>Buy Drinks</w:t>
      </w:r>
      <w:r>
        <w:rPr>
          <w:b/>
          <w:bCs/>
        </w:rPr>
        <w:t xml:space="preserve"> Sequence Diagram</w:t>
      </w:r>
      <w:bookmarkEnd w:id="116"/>
    </w:p>
    <w:p w:rsidR="00E244DC" w:rsidRDefault="00E244DC" w:rsidP="00053C94">
      <w:pPr>
        <w:ind w:left="360"/>
        <w:jc w:val="center"/>
        <w:rPr>
          <w:b/>
          <w:bCs/>
        </w:rPr>
      </w:pPr>
    </w:p>
    <w:p w:rsidR="00E244DC" w:rsidRDefault="00E244DC" w:rsidP="00053C94">
      <w:pPr>
        <w:ind w:left="360"/>
        <w:jc w:val="center"/>
        <w:rPr>
          <w:b/>
          <w:bCs/>
        </w:rPr>
      </w:pPr>
    </w:p>
    <w:p w:rsidR="00E244DC" w:rsidRDefault="00E244DC" w:rsidP="00053C94">
      <w:pPr>
        <w:ind w:left="360"/>
        <w:jc w:val="center"/>
        <w:rPr>
          <w:b/>
          <w:bCs/>
        </w:rPr>
      </w:pPr>
    </w:p>
    <w:p w:rsidR="00E244DC" w:rsidRDefault="00E244DC" w:rsidP="00053C94">
      <w:pPr>
        <w:ind w:left="360"/>
        <w:jc w:val="center"/>
        <w:rPr>
          <w:b/>
          <w:bCs/>
        </w:rPr>
      </w:pPr>
    </w:p>
    <w:p w:rsidR="00E244DC" w:rsidRDefault="00E244DC" w:rsidP="00053C94">
      <w:pPr>
        <w:ind w:left="360"/>
        <w:jc w:val="center"/>
        <w:rPr>
          <w:b/>
          <w:bCs/>
        </w:rPr>
      </w:pPr>
      <w:del w:id="117" w:author="Pouya Javadzadeh" w:date="2013-11-06T18:54:00Z">
        <w:r w:rsidDel="00A84808">
          <w:rPr>
            <w:b/>
            <w:bCs/>
            <w:noProof/>
            <w:rPrChange w:id="118" w:author="Unknown">
              <w:rPr>
                <w:noProof/>
              </w:rPr>
            </w:rPrChange>
          </w:rPr>
          <w:drawing>
            <wp:inline distT="0" distB="0" distL="0" distR="0">
              <wp:extent cx="5868035" cy="730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035" cy="7304405"/>
                      </a:xfrm>
                      <a:prstGeom prst="rect">
                        <a:avLst/>
                      </a:prstGeom>
                      <a:noFill/>
                      <a:ln>
                        <a:noFill/>
                      </a:ln>
                    </pic:spPr>
                  </pic:pic>
                </a:graphicData>
              </a:graphic>
            </wp:inline>
          </w:drawing>
        </w:r>
      </w:del>
    </w:p>
    <w:p w:rsidR="00E244DC" w:rsidRDefault="00E244DC" w:rsidP="00053C94">
      <w:pPr>
        <w:ind w:left="360"/>
        <w:jc w:val="center"/>
        <w:rPr>
          <w:b/>
          <w:bCs/>
        </w:rPr>
      </w:pPr>
    </w:p>
    <w:p w:rsidR="00E244DC" w:rsidRDefault="00E244DC" w:rsidP="00053C94">
      <w:pPr>
        <w:ind w:left="360"/>
        <w:jc w:val="center"/>
        <w:rPr>
          <w:b/>
          <w:bCs/>
        </w:rPr>
      </w:pPr>
    </w:p>
    <w:p w:rsidR="00B568B6" w:rsidRDefault="000E2C11" w:rsidP="00053C94">
      <w:pPr>
        <w:ind w:left="360"/>
        <w:jc w:val="center"/>
        <w:rPr>
          <w:b/>
          <w:bCs/>
        </w:rPr>
      </w:pPr>
      <w:bookmarkStart w:id="119" w:name="_Toc371545727"/>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13</w:t>
      </w:r>
      <w:r w:rsidRPr="000E2C11">
        <w:rPr>
          <w:b/>
          <w:bCs/>
          <w:noProof/>
        </w:rPr>
        <w:fldChar w:fldCharType="end"/>
      </w:r>
      <w:r w:rsidRPr="000E2C11">
        <w:rPr>
          <w:b/>
          <w:bCs/>
        </w:rPr>
        <w:t xml:space="preserve">: </w:t>
      </w:r>
      <w:r w:rsidR="00B568B6">
        <w:rPr>
          <w:b/>
          <w:bCs/>
        </w:rPr>
        <w:t>Buy drinks Activity Diagram</w:t>
      </w:r>
      <w:bookmarkEnd w:id="119"/>
    </w:p>
    <w:p w:rsidR="00330E0B" w:rsidRDefault="00330E0B" w:rsidP="00053C94">
      <w:pPr>
        <w:ind w:left="360"/>
        <w:jc w:val="center"/>
        <w:rPr>
          <w:b/>
          <w:bCs/>
        </w:rPr>
      </w:pPr>
    </w:p>
    <w:p w:rsidR="00330E0B" w:rsidRDefault="00330E0B" w:rsidP="00053C94">
      <w:pPr>
        <w:ind w:left="360"/>
        <w:jc w:val="center"/>
        <w:rPr>
          <w:b/>
          <w:bCs/>
        </w:rPr>
      </w:pPr>
    </w:p>
    <w:p w:rsidR="00330E0B" w:rsidRDefault="00AF7880" w:rsidP="00053C94">
      <w:pPr>
        <w:ind w:left="360"/>
        <w:jc w:val="center"/>
        <w:rPr>
          <w:b/>
          <w:bCs/>
        </w:rPr>
      </w:pPr>
      <w:ins w:id="120" w:author="Pouya Javadzadeh" w:date="2013-11-06T18:53:00Z">
        <w:r>
          <w:rPr>
            <w:b/>
            <w:bCs/>
            <w:noProof/>
            <w:rPrChange w:id="121" w:author="Unknown">
              <w:rPr>
                <w:noProof/>
              </w:rPr>
            </w:rPrChange>
          </w:rPr>
          <w:drawing>
            <wp:inline distT="0" distB="0" distL="0" distR="0">
              <wp:extent cx="4070686" cy="6411632"/>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0673" cy="6411611"/>
                      </a:xfrm>
                      <a:prstGeom prst="rect">
                        <a:avLst/>
                      </a:prstGeom>
                      <a:noFill/>
                      <a:ln>
                        <a:noFill/>
                      </a:ln>
                    </pic:spPr>
                  </pic:pic>
                </a:graphicData>
              </a:graphic>
            </wp:inline>
          </w:drawing>
        </w:r>
      </w:ins>
      <w:del w:id="122" w:author="Pouya Javadzadeh" w:date="2013-11-06T18:52:00Z">
        <w:r w:rsidR="00CE06D5" w:rsidDel="00AF7880">
          <w:rPr>
            <w:b/>
            <w:bCs/>
            <w:noProof/>
            <w:rPrChange w:id="123" w:author="Unknown">
              <w:rPr>
                <w:noProof/>
              </w:rPr>
            </w:rPrChange>
          </w:rPr>
          <w:drawing>
            <wp:inline distT="0" distB="0" distL="0" distR="0" wp14:anchorId="36310E2F" wp14:editId="12FA03D5">
              <wp:extent cx="4416186" cy="5571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903" cy="5572364"/>
                      </a:xfrm>
                      <a:prstGeom prst="rect">
                        <a:avLst/>
                      </a:prstGeom>
                      <a:noFill/>
                      <a:ln>
                        <a:noFill/>
                      </a:ln>
                    </pic:spPr>
                  </pic:pic>
                </a:graphicData>
              </a:graphic>
            </wp:inline>
          </w:drawing>
        </w:r>
      </w:del>
    </w:p>
    <w:p w:rsidR="00330E0B" w:rsidRDefault="00330E0B" w:rsidP="00053C94">
      <w:pPr>
        <w:ind w:left="360"/>
        <w:jc w:val="center"/>
        <w:rPr>
          <w:b/>
          <w:bCs/>
        </w:rPr>
      </w:pPr>
    </w:p>
    <w:p w:rsidR="00330E0B" w:rsidRDefault="00330E0B" w:rsidP="00053C94">
      <w:pPr>
        <w:ind w:left="360"/>
        <w:jc w:val="center"/>
        <w:rPr>
          <w:b/>
          <w:bCs/>
        </w:rPr>
      </w:pPr>
    </w:p>
    <w:p w:rsidR="00B568B6" w:rsidRDefault="000E2C11" w:rsidP="006526E1">
      <w:pPr>
        <w:ind w:left="360"/>
        <w:jc w:val="center"/>
        <w:rPr>
          <w:b/>
          <w:bCs/>
        </w:rPr>
      </w:pPr>
      <w:bookmarkStart w:id="124" w:name="_Toc371545728"/>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14</w:t>
      </w:r>
      <w:r w:rsidRPr="000E2C11">
        <w:rPr>
          <w:b/>
          <w:bCs/>
          <w:noProof/>
        </w:rPr>
        <w:fldChar w:fldCharType="end"/>
      </w:r>
      <w:r w:rsidRPr="000E2C11">
        <w:rPr>
          <w:b/>
          <w:bCs/>
        </w:rPr>
        <w:t xml:space="preserve">: </w:t>
      </w:r>
      <w:r w:rsidR="00B568B6">
        <w:rPr>
          <w:b/>
          <w:bCs/>
        </w:rPr>
        <w:t>Login Activity Diagram</w:t>
      </w:r>
      <w:bookmarkEnd w:id="124"/>
    </w:p>
    <w:p w:rsidR="003806A1" w:rsidRDefault="001B4456" w:rsidP="00B568B6">
      <w:pPr>
        <w:ind w:left="360"/>
        <w:jc w:val="center"/>
        <w:rPr>
          <w:b/>
          <w:bCs/>
        </w:rPr>
      </w:pPr>
      <w:r>
        <w:rPr>
          <w:b/>
          <w:bCs/>
        </w:rPr>
        <w:br w:type="page"/>
      </w:r>
    </w:p>
    <w:p w:rsidR="001B4456" w:rsidRDefault="001B4456" w:rsidP="00B568B6">
      <w:pPr>
        <w:ind w:left="360"/>
        <w:jc w:val="center"/>
        <w:rPr>
          <w:b/>
          <w:bCs/>
        </w:rPr>
      </w:pPr>
    </w:p>
    <w:p w:rsidR="003806A1" w:rsidRDefault="001B4456" w:rsidP="00EC043B">
      <w:pPr>
        <w:ind w:left="360"/>
        <w:jc w:val="center"/>
        <w:rPr>
          <w:del w:id="125" w:author="Pouya Javadzadeh" w:date="2013-11-06T18:43:00Z"/>
          <w:b/>
          <w:bCs/>
        </w:rPr>
      </w:pPr>
      <w:del w:id="126" w:author="Pouya Javadzadeh" w:date="2013-11-06T18:43:00Z">
        <w:r>
          <w:rPr>
            <w:b/>
            <w:bCs/>
            <w:noProof/>
            <w:rPrChange w:id="127" w:author="Unknown">
              <w:rPr>
                <w:noProof/>
              </w:rPr>
            </w:rPrChange>
          </w:rPr>
          <w:drawing>
            <wp:inline distT="0" distB="0" distL="0" distR="0" wp14:anchorId="2A542398" wp14:editId="78E639B5">
              <wp:extent cx="7403773" cy="4243799"/>
              <wp:effectExtent l="0" t="127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7397397" cy="4240144"/>
                      </a:xfrm>
                      <a:prstGeom prst="rect">
                        <a:avLst/>
                      </a:prstGeom>
                      <a:noFill/>
                      <a:ln>
                        <a:noFill/>
                      </a:ln>
                    </pic:spPr>
                  </pic:pic>
                </a:graphicData>
              </a:graphic>
            </wp:inline>
          </w:drawing>
        </w:r>
      </w:del>
    </w:p>
    <w:p w:rsidR="003806A1" w:rsidRDefault="00307DCE" w:rsidP="00EC043B">
      <w:pPr>
        <w:ind w:left="360"/>
        <w:jc w:val="center"/>
        <w:rPr>
          <w:b/>
          <w:bCs/>
        </w:rPr>
      </w:pPr>
      <w:r w:rsidRPr="00F933F3">
        <w:rPr>
          <w:b/>
          <w:bCs/>
          <w:noProof/>
        </w:rPr>
        <w:drawing>
          <wp:inline distT="0" distB="0" distL="0" distR="0" wp14:anchorId="1A0AEC5D" wp14:editId="301A6675">
            <wp:extent cx="7308948" cy="4497370"/>
            <wp:effectExtent l="0" t="381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7301780" cy="4492959"/>
                    </a:xfrm>
                    <a:prstGeom prst="rect">
                      <a:avLst/>
                    </a:prstGeom>
                    <a:noFill/>
                    <a:ln>
                      <a:noFill/>
                    </a:ln>
                  </pic:spPr>
                </pic:pic>
              </a:graphicData>
            </a:graphic>
          </wp:inline>
        </w:drawing>
      </w:r>
    </w:p>
    <w:p w:rsidR="003806A1" w:rsidRDefault="003806A1" w:rsidP="00B568B6">
      <w:pPr>
        <w:ind w:left="360"/>
        <w:jc w:val="center"/>
        <w:rPr>
          <w:b/>
          <w:bCs/>
        </w:rPr>
      </w:pPr>
    </w:p>
    <w:p w:rsidR="003806A1" w:rsidRDefault="003806A1" w:rsidP="00B568B6">
      <w:pPr>
        <w:ind w:left="360"/>
        <w:jc w:val="center"/>
        <w:rPr>
          <w:b/>
          <w:bCs/>
        </w:rPr>
      </w:pPr>
    </w:p>
    <w:p w:rsidR="003806A1" w:rsidRDefault="00B0438D" w:rsidP="009329C2">
      <w:pPr>
        <w:ind w:left="360"/>
        <w:jc w:val="center"/>
        <w:rPr>
          <w:b/>
          <w:bCs/>
        </w:rPr>
      </w:pPr>
      <w:bookmarkStart w:id="128" w:name="_Toc371545729"/>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15</w:t>
      </w:r>
      <w:r w:rsidRPr="000E2C11">
        <w:rPr>
          <w:b/>
          <w:bCs/>
          <w:noProof/>
        </w:rPr>
        <w:fldChar w:fldCharType="end"/>
      </w:r>
      <w:r w:rsidR="003806A1">
        <w:rPr>
          <w:b/>
          <w:bCs/>
        </w:rPr>
        <w:t xml:space="preserve">: </w:t>
      </w:r>
      <w:r w:rsidR="001B4456" w:rsidRPr="001B4456">
        <w:rPr>
          <w:b/>
          <w:bCs/>
        </w:rPr>
        <w:t>Maintain Vending Machine</w:t>
      </w:r>
      <w:r w:rsidR="001B4456">
        <w:rPr>
          <w:b/>
          <w:bCs/>
        </w:rPr>
        <w:t xml:space="preserve"> Activity Diagram</w:t>
      </w:r>
      <w:bookmarkEnd w:id="128"/>
    </w:p>
    <w:p w:rsidR="009329C2" w:rsidRDefault="00922E5C" w:rsidP="009329C2">
      <w:pPr>
        <w:ind w:left="360"/>
        <w:jc w:val="center"/>
        <w:rPr>
          <w:b/>
          <w:bCs/>
        </w:rPr>
      </w:pPr>
      <w:r>
        <w:rPr>
          <w:b/>
          <w:bCs/>
        </w:rPr>
        <w:br w:type="page"/>
      </w:r>
    </w:p>
    <w:p w:rsidR="003806A1" w:rsidRDefault="003806A1" w:rsidP="00B568B6">
      <w:pPr>
        <w:ind w:left="360"/>
        <w:jc w:val="center"/>
        <w:rPr>
          <w:b/>
          <w:bCs/>
        </w:rPr>
      </w:pPr>
    </w:p>
    <w:p w:rsidR="003806A1" w:rsidRDefault="00395634" w:rsidP="00B568B6">
      <w:pPr>
        <w:ind w:left="360"/>
        <w:jc w:val="center"/>
        <w:rPr>
          <w:b/>
          <w:bCs/>
        </w:rPr>
      </w:pPr>
      <w:r>
        <w:rPr>
          <w:b/>
          <w:bCs/>
          <w:noProof/>
        </w:rPr>
        <w:drawing>
          <wp:inline distT="0" distB="0" distL="0" distR="0" wp14:anchorId="4124CA44" wp14:editId="3B705C5C">
            <wp:extent cx="4485640" cy="1845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5640" cy="1845945"/>
                    </a:xfrm>
                    <a:prstGeom prst="rect">
                      <a:avLst/>
                    </a:prstGeom>
                    <a:noFill/>
                    <a:ln>
                      <a:noFill/>
                    </a:ln>
                  </pic:spPr>
                </pic:pic>
              </a:graphicData>
            </a:graphic>
          </wp:inline>
        </w:drawing>
      </w:r>
    </w:p>
    <w:p w:rsidR="003806A1" w:rsidRDefault="003806A1" w:rsidP="00B568B6">
      <w:pPr>
        <w:ind w:left="360"/>
        <w:jc w:val="center"/>
        <w:rPr>
          <w:b/>
          <w:bCs/>
        </w:rPr>
      </w:pPr>
    </w:p>
    <w:p w:rsidR="009329C2" w:rsidRDefault="009329C2" w:rsidP="00B568B6">
      <w:pPr>
        <w:ind w:left="360"/>
        <w:jc w:val="center"/>
        <w:rPr>
          <w:b/>
          <w:bCs/>
        </w:rPr>
      </w:pPr>
    </w:p>
    <w:p w:rsidR="009329C2" w:rsidRDefault="009329C2" w:rsidP="009329C2">
      <w:pPr>
        <w:ind w:left="360"/>
        <w:jc w:val="center"/>
        <w:rPr>
          <w:b/>
          <w:bCs/>
        </w:rPr>
      </w:pPr>
      <w:bookmarkStart w:id="129" w:name="_Toc371545730"/>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16</w:t>
      </w:r>
      <w:r w:rsidRPr="000E2C11">
        <w:rPr>
          <w:b/>
          <w:bCs/>
          <w:noProof/>
        </w:rPr>
        <w:fldChar w:fldCharType="end"/>
      </w:r>
      <w:r>
        <w:rPr>
          <w:b/>
          <w:bCs/>
        </w:rPr>
        <w:t xml:space="preserve">: </w:t>
      </w:r>
      <w:r w:rsidR="001B4456">
        <w:rPr>
          <w:b/>
          <w:bCs/>
        </w:rPr>
        <w:t>Drink query</w:t>
      </w:r>
      <w:r w:rsidR="00E244DC">
        <w:rPr>
          <w:b/>
          <w:bCs/>
        </w:rPr>
        <w:t xml:space="preserve"> Activity Diagram</w:t>
      </w:r>
      <w:bookmarkEnd w:id="129"/>
    </w:p>
    <w:p w:rsidR="009329C2" w:rsidRDefault="009329C2" w:rsidP="009329C2">
      <w:pPr>
        <w:ind w:left="360"/>
        <w:jc w:val="center"/>
        <w:rPr>
          <w:b/>
          <w:bCs/>
        </w:rPr>
      </w:pPr>
    </w:p>
    <w:p w:rsidR="009329C2" w:rsidRDefault="009329C2" w:rsidP="009329C2">
      <w:pPr>
        <w:ind w:left="360"/>
        <w:jc w:val="center"/>
        <w:rPr>
          <w:b/>
          <w:bCs/>
        </w:rPr>
      </w:pPr>
    </w:p>
    <w:p w:rsidR="009329C2" w:rsidRDefault="00395634" w:rsidP="009329C2">
      <w:pPr>
        <w:ind w:left="360"/>
        <w:jc w:val="center"/>
        <w:rPr>
          <w:b/>
          <w:bCs/>
        </w:rPr>
      </w:pPr>
      <w:r>
        <w:rPr>
          <w:b/>
          <w:bCs/>
          <w:noProof/>
        </w:rPr>
        <w:drawing>
          <wp:inline distT="0" distB="0" distL="0" distR="0" wp14:anchorId="61FA9DFF" wp14:editId="668C27C9">
            <wp:extent cx="4477385" cy="2441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7385" cy="2441575"/>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BC06A7" w:rsidRDefault="009329C2" w:rsidP="009329C2">
      <w:pPr>
        <w:ind w:left="360"/>
        <w:jc w:val="center"/>
        <w:rPr>
          <w:b/>
          <w:bCs/>
        </w:rPr>
      </w:pPr>
      <w:bookmarkStart w:id="130" w:name="_Toc371545731"/>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17</w:t>
      </w:r>
      <w:r w:rsidRPr="000E2C11">
        <w:rPr>
          <w:b/>
          <w:bCs/>
          <w:noProof/>
        </w:rPr>
        <w:fldChar w:fldCharType="end"/>
      </w:r>
      <w:r>
        <w:rPr>
          <w:b/>
          <w:bCs/>
        </w:rPr>
        <w:t xml:space="preserve">: </w:t>
      </w:r>
      <w:r w:rsidR="00395634">
        <w:rPr>
          <w:b/>
          <w:bCs/>
        </w:rPr>
        <w:t>Update price</w:t>
      </w:r>
      <w:r w:rsidR="00E244DC">
        <w:rPr>
          <w:b/>
          <w:bCs/>
        </w:rPr>
        <w:t xml:space="preserve"> Activity Diagram</w:t>
      </w:r>
      <w:bookmarkEnd w:id="130"/>
    </w:p>
    <w:p w:rsidR="009329C2" w:rsidRDefault="00BC06A7" w:rsidP="00BC06A7">
      <w:pPr>
        <w:ind w:left="360"/>
        <w:jc w:val="center"/>
        <w:rPr>
          <w:b/>
          <w:bCs/>
        </w:rPr>
      </w:pPr>
      <w:r>
        <w:rPr>
          <w:b/>
          <w:bCs/>
        </w:rPr>
        <w:br w:type="page"/>
      </w:r>
    </w:p>
    <w:p w:rsidR="00BC06A7" w:rsidRDefault="00BC06A7" w:rsidP="00BC06A7">
      <w:pPr>
        <w:ind w:left="360"/>
        <w:jc w:val="center"/>
        <w:rPr>
          <w:b/>
          <w:bCs/>
        </w:rPr>
      </w:pPr>
      <w:bookmarkStart w:id="131" w:name="_GoBack"/>
      <w:bookmarkEnd w:id="131"/>
    </w:p>
    <w:p w:rsidR="009329C2" w:rsidRDefault="00395634" w:rsidP="009329C2">
      <w:pPr>
        <w:ind w:left="360"/>
        <w:jc w:val="center"/>
        <w:rPr>
          <w:b/>
          <w:bCs/>
        </w:rPr>
      </w:pPr>
      <w:r>
        <w:rPr>
          <w:b/>
          <w:bCs/>
          <w:noProof/>
        </w:rPr>
        <w:drawing>
          <wp:inline distT="0" distB="0" distL="0" distR="0" wp14:anchorId="4D50B4BD" wp14:editId="2C3289FB">
            <wp:extent cx="4597560" cy="19022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759" cy="1903937"/>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32" w:name="_Toc371545732"/>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18</w:t>
      </w:r>
      <w:r w:rsidRPr="000E2C11">
        <w:rPr>
          <w:b/>
          <w:bCs/>
          <w:noProof/>
        </w:rPr>
        <w:fldChar w:fldCharType="end"/>
      </w:r>
      <w:r>
        <w:rPr>
          <w:b/>
          <w:bCs/>
        </w:rPr>
        <w:t xml:space="preserve">: </w:t>
      </w:r>
      <w:r w:rsidR="00395634">
        <w:rPr>
          <w:b/>
          <w:bCs/>
        </w:rPr>
        <w:t>Total money query</w:t>
      </w:r>
      <w:r w:rsidR="00E244DC">
        <w:rPr>
          <w:b/>
          <w:bCs/>
        </w:rPr>
        <w:t xml:space="preserve"> Activity Diagram</w:t>
      </w:r>
      <w:bookmarkEnd w:id="132"/>
    </w:p>
    <w:p w:rsidR="009329C2" w:rsidRDefault="009329C2" w:rsidP="009329C2">
      <w:pPr>
        <w:ind w:left="360"/>
        <w:jc w:val="center"/>
        <w:rPr>
          <w:b/>
          <w:bCs/>
        </w:rPr>
      </w:pPr>
    </w:p>
    <w:p w:rsidR="009329C2" w:rsidRDefault="009329C2" w:rsidP="009329C2">
      <w:pPr>
        <w:ind w:left="360"/>
        <w:jc w:val="center"/>
        <w:rPr>
          <w:b/>
          <w:bCs/>
        </w:rPr>
      </w:pPr>
    </w:p>
    <w:p w:rsidR="009329C2" w:rsidRDefault="00314073" w:rsidP="009329C2">
      <w:pPr>
        <w:ind w:left="360"/>
        <w:jc w:val="center"/>
        <w:rPr>
          <w:b/>
          <w:bCs/>
        </w:rPr>
      </w:pPr>
      <w:r>
        <w:rPr>
          <w:b/>
          <w:bCs/>
          <w:noProof/>
        </w:rPr>
        <w:drawing>
          <wp:inline distT="0" distB="0" distL="0" distR="0">
            <wp:extent cx="4649956" cy="159345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2818" cy="1594439"/>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33" w:name="_Toc371545733"/>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19</w:t>
      </w:r>
      <w:r w:rsidRPr="000E2C11">
        <w:rPr>
          <w:b/>
          <w:bCs/>
          <w:noProof/>
        </w:rPr>
        <w:fldChar w:fldCharType="end"/>
      </w:r>
      <w:r>
        <w:rPr>
          <w:b/>
          <w:bCs/>
        </w:rPr>
        <w:t xml:space="preserve">: </w:t>
      </w:r>
      <w:r w:rsidR="00314073">
        <w:rPr>
          <w:b/>
          <w:bCs/>
        </w:rPr>
        <w:t>Collect all cash</w:t>
      </w:r>
      <w:r w:rsidR="00E244DC">
        <w:rPr>
          <w:b/>
          <w:bCs/>
        </w:rPr>
        <w:t xml:space="preserve"> Activity Diagram</w:t>
      </w:r>
      <w:bookmarkEnd w:id="133"/>
    </w:p>
    <w:p w:rsidR="009329C2" w:rsidRDefault="009329C2" w:rsidP="009329C2">
      <w:pPr>
        <w:ind w:left="360"/>
        <w:jc w:val="center"/>
        <w:rPr>
          <w:b/>
          <w:bCs/>
        </w:rPr>
      </w:pPr>
    </w:p>
    <w:p w:rsidR="009329C2" w:rsidRDefault="009329C2" w:rsidP="009329C2">
      <w:pPr>
        <w:ind w:left="360"/>
        <w:jc w:val="center"/>
        <w:rPr>
          <w:b/>
          <w:bCs/>
        </w:rPr>
      </w:pPr>
    </w:p>
    <w:p w:rsidR="009329C2" w:rsidRDefault="005E7378" w:rsidP="009329C2">
      <w:pPr>
        <w:ind w:left="360"/>
        <w:jc w:val="center"/>
        <w:rPr>
          <w:b/>
          <w:bCs/>
        </w:rPr>
      </w:pPr>
      <w:r>
        <w:rPr>
          <w:b/>
          <w:bCs/>
          <w:noProof/>
        </w:rPr>
        <w:drawing>
          <wp:inline distT="0" distB="0" distL="0" distR="0">
            <wp:extent cx="4646346" cy="25582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9065" cy="2554261"/>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34" w:name="_Toc371545734"/>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20</w:t>
      </w:r>
      <w:r w:rsidRPr="000E2C11">
        <w:rPr>
          <w:b/>
          <w:bCs/>
          <w:noProof/>
        </w:rPr>
        <w:fldChar w:fldCharType="end"/>
      </w:r>
      <w:r>
        <w:rPr>
          <w:b/>
          <w:bCs/>
        </w:rPr>
        <w:t xml:space="preserve">: </w:t>
      </w:r>
      <w:r w:rsidR="005E7378">
        <w:rPr>
          <w:b/>
          <w:bCs/>
        </w:rPr>
        <w:t>Update drinks</w:t>
      </w:r>
      <w:r w:rsidR="00E244DC">
        <w:rPr>
          <w:b/>
          <w:bCs/>
        </w:rPr>
        <w:t xml:space="preserve"> Activity Diagram</w:t>
      </w:r>
      <w:bookmarkEnd w:id="134"/>
    </w:p>
    <w:p w:rsidR="009329C2" w:rsidRDefault="009329C2" w:rsidP="009329C2">
      <w:pPr>
        <w:ind w:left="360"/>
        <w:jc w:val="center"/>
        <w:rPr>
          <w:b/>
          <w:bCs/>
        </w:rPr>
      </w:pPr>
    </w:p>
    <w:p w:rsidR="009329C2" w:rsidRDefault="009329C2" w:rsidP="009329C2">
      <w:pPr>
        <w:ind w:left="360"/>
        <w:jc w:val="center"/>
        <w:rPr>
          <w:b/>
          <w:bCs/>
        </w:rPr>
      </w:pPr>
    </w:p>
    <w:p w:rsidR="009329C2" w:rsidRDefault="00C46BC4" w:rsidP="009329C2">
      <w:pPr>
        <w:ind w:left="360"/>
        <w:jc w:val="center"/>
        <w:rPr>
          <w:b/>
          <w:bCs/>
        </w:rPr>
      </w:pPr>
      <w:r>
        <w:rPr>
          <w:b/>
          <w:bCs/>
          <w:noProof/>
        </w:rPr>
        <w:drawing>
          <wp:inline distT="0" distB="0" distL="0" distR="0">
            <wp:extent cx="5274945" cy="261593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2615937"/>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35" w:name="_Toc371545735"/>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21</w:t>
      </w:r>
      <w:r w:rsidRPr="000E2C11">
        <w:rPr>
          <w:b/>
          <w:bCs/>
          <w:noProof/>
        </w:rPr>
        <w:fldChar w:fldCharType="end"/>
      </w:r>
      <w:r>
        <w:rPr>
          <w:b/>
          <w:bCs/>
        </w:rPr>
        <w:t xml:space="preserve">: </w:t>
      </w:r>
      <w:r w:rsidR="00C46BC4">
        <w:rPr>
          <w:b/>
          <w:bCs/>
        </w:rPr>
        <w:t>Denomination query</w:t>
      </w:r>
      <w:r w:rsidR="00E244DC">
        <w:rPr>
          <w:b/>
          <w:bCs/>
        </w:rPr>
        <w:t xml:space="preserve"> Activity Diagram</w:t>
      </w:r>
      <w:bookmarkEnd w:id="135"/>
    </w:p>
    <w:p w:rsidR="009329C2" w:rsidRDefault="009329C2" w:rsidP="009329C2">
      <w:pPr>
        <w:ind w:left="360"/>
        <w:jc w:val="center"/>
        <w:rPr>
          <w:b/>
          <w:bCs/>
        </w:rPr>
      </w:pPr>
    </w:p>
    <w:p w:rsidR="009329C2" w:rsidRDefault="009329C2" w:rsidP="009329C2">
      <w:pPr>
        <w:ind w:left="360"/>
        <w:jc w:val="center"/>
        <w:rPr>
          <w:b/>
          <w:bCs/>
        </w:rPr>
      </w:pPr>
    </w:p>
    <w:p w:rsidR="009329C2" w:rsidRDefault="0000439A" w:rsidP="009329C2">
      <w:pPr>
        <w:ind w:left="360"/>
        <w:jc w:val="center"/>
        <w:rPr>
          <w:b/>
          <w:bCs/>
        </w:rPr>
      </w:pPr>
      <w:r>
        <w:rPr>
          <w:b/>
          <w:bCs/>
          <w:noProof/>
        </w:rPr>
        <w:drawing>
          <wp:inline distT="0" distB="0" distL="0" distR="0">
            <wp:extent cx="5236210" cy="1734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210" cy="1734185"/>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36" w:name="_Toc371545736"/>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22</w:t>
      </w:r>
      <w:r w:rsidRPr="000E2C11">
        <w:rPr>
          <w:b/>
          <w:bCs/>
          <w:noProof/>
        </w:rPr>
        <w:fldChar w:fldCharType="end"/>
      </w:r>
      <w:r>
        <w:rPr>
          <w:b/>
          <w:bCs/>
        </w:rPr>
        <w:t xml:space="preserve">: </w:t>
      </w:r>
      <w:r w:rsidR="0000439A">
        <w:rPr>
          <w:b/>
          <w:bCs/>
        </w:rPr>
        <w:t>Update denomination</w:t>
      </w:r>
      <w:r w:rsidR="00E244DC">
        <w:rPr>
          <w:b/>
          <w:bCs/>
        </w:rPr>
        <w:t xml:space="preserve"> Activity Diagram</w:t>
      </w:r>
      <w:bookmarkEnd w:id="136"/>
    </w:p>
    <w:p w:rsidR="009329C2" w:rsidRDefault="009329C2" w:rsidP="009329C2">
      <w:pPr>
        <w:ind w:left="360"/>
        <w:jc w:val="center"/>
        <w:rPr>
          <w:b/>
          <w:bCs/>
        </w:rPr>
      </w:pPr>
    </w:p>
    <w:p w:rsidR="009329C2" w:rsidRDefault="009329C2" w:rsidP="009329C2">
      <w:pPr>
        <w:ind w:left="360"/>
        <w:jc w:val="center"/>
        <w:rPr>
          <w:b/>
          <w:bCs/>
        </w:rPr>
      </w:pPr>
    </w:p>
    <w:p w:rsidR="009329C2" w:rsidRDefault="0000439A" w:rsidP="009329C2">
      <w:pPr>
        <w:ind w:left="360"/>
        <w:jc w:val="center"/>
        <w:rPr>
          <w:b/>
          <w:bCs/>
        </w:rPr>
      </w:pPr>
      <w:r>
        <w:rPr>
          <w:b/>
          <w:bCs/>
          <w:noProof/>
        </w:rPr>
        <w:drawing>
          <wp:inline distT="0" distB="0" distL="0" distR="0">
            <wp:extent cx="5274945" cy="3726647"/>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945" cy="3726647"/>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00439A" w:rsidRDefault="0000439A" w:rsidP="0000439A">
      <w:pPr>
        <w:ind w:left="360"/>
        <w:jc w:val="center"/>
        <w:rPr>
          <w:b/>
          <w:bCs/>
        </w:rPr>
      </w:pPr>
      <w:bookmarkStart w:id="137" w:name="_Toc371545737"/>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23</w:t>
      </w:r>
      <w:r w:rsidRPr="000E2C11">
        <w:rPr>
          <w:b/>
          <w:bCs/>
          <w:noProof/>
        </w:rPr>
        <w:fldChar w:fldCharType="end"/>
      </w:r>
      <w:r>
        <w:rPr>
          <w:b/>
          <w:bCs/>
        </w:rPr>
        <w:t>: Update VMCS</w:t>
      </w:r>
      <w:r w:rsidR="00E244DC">
        <w:rPr>
          <w:b/>
          <w:bCs/>
        </w:rPr>
        <w:t xml:space="preserve"> Activity Diagram</w:t>
      </w:r>
      <w:bookmarkEnd w:id="137"/>
    </w:p>
    <w:p w:rsidR="0000439A" w:rsidRDefault="0000439A" w:rsidP="0000439A">
      <w:pPr>
        <w:ind w:left="360"/>
        <w:jc w:val="center"/>
        <w:rPr>
          <w:b/>
          <w:bCs/>
        </w:rPr>
      </w:pPr>
    </w:p>
    <w:p w:rsidR="0000439A" w:rsidRDefault="0000439A" w:rsidP="0000439A">
      <w:pPr>
        <w:ind w:left="360"/>
        <w:jc w:val="center"/>
        <w:rPr>
          <w:b/>
          <w:bCs/>
        </w:rPr>
      </w:pPr>
    </w:p>
    <w:p w:rsidR="0000439A" w:rsidRDefault="00D64C70" w:rsidP="0000439A">
      <w:pPr>
        <w:ind w:left="360"/>
        <w:jc w:val="center"/>
        <w:rPr>
          <w:b/>
          <w:bCs/>
        </w:rPr>
      </w:pPr>
      <w:r>
        <w:rPr>
          <w:b/>
          <w:bCs/>
          <w:noProof/>
        </w:rPr>
        <w:drawing>
          <wp:inline distT="0" distB="0" distL="0" distR="0">
            <wp:extent cx="5236210" cy="1734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6210" cy="1734185"/>
                    </a:xfrm>
                    <a:prstGeom prst="rect">
                      <a:avLst/>
                    </a:prstGeom>
                    <a:noFill/>
                    <a:ln>
                      <a:noFill/>
                    </a:ln>
                  </pic:spPr>
                </pic:pic>
              </a:graphicData>
            </a:graphic>
          </wp:inline>
        </w:drawing>
      </w:r>
    </w:p>
    <w:p w:rsidR="0000439A" w:rsidRDefault="0000439A" w:rsidP="0000439A">
      <w:pPr>
        <w:ind w:left="360"/>
        <w:jc w:val="center"/>
        <w:rPr>
          <w:b/>
          <w:bCs/>
        </w:rPr>
      </w:pPr>
    </w:p>
    <w:p w:rsidR="0000439A" w:rsidRDefault="0000439A" w:rsidP="0000439A">
      <w:pPr>
        <w:ind w:left="360"/>
        <w:jc w:val="center"/>
        <w:rPr>
          <w:b/>
          <w:bCs/>
        </w:rPr>
      </w:pPr>
    </w:p>
    <w:p w:rsidR="0000439A" w:rsidRDefault="0000439A" w:rsidP="0000439A">
      <w:pPr>
        <w:ind w:left="360"/>
        <w:jc w:val="center"/>
        <w:rPr>
          <w:b/>
          <w:bCs/>
        </w:rPr>
      </w:pPr>
      <w:bookmarkStart w:id="138" w:name="_Toc371545738"/>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24</w:t>
      </w:r>
      <w:r w:rsidRPr="000E2C11">
        <w:rPr>
          <w:b/>
          <w:bCs/>
          <w:noProof/>
        </w:rPr>
        <w:fldChar w:fldCharType="end"/>
      </w:r>
      <w:r>
        <w:rPr>
          <w:b/>
          <w:bCs/>
        </w:rPr>
        <w:t>: Update denomination</w:t>
      </w:r>
      <w:r w:rsidR="00E244DC">
        <w:rPr>
          <w:b/>
          <w:bCs/>
        </w:rPr>
        <w:t xml:space="preserve"> Activity Diagram</w:t>
      </w:r>
      <w:bookmarkEnd w:id="138"/>
    </w:p>
    <w:p w:rsidR="0000439A" w:rsidRDefault="0000439A" w:rsidP="0000439A">
      <w:pPr>
        <w:ind w:left="360"/>
        <w:jc w:val="center"/>
        <w:rPr>
          <w:b/>
          <w:bCs/>
        </w:rPr>
      </w:pPr>
    </w:p>
    <w:p w:rsidR="0000439A" w:rsidRDefault="0000439A" w:rsidP="0000439A">
      <w:pPr>
        <w:ind w:left="360"/>
        <w:jc w:val="center"/>
        <w:rPr>
          <w:b/>
          <w:bCs/>
        </w:rPr>
      </w:pPr>
    </w:p>
    <w:p w:rsidR="0000439A" w:rsidRDefault="00E244DC" w:rsidP="0000439A">
      <w:pPr>
        <w:ind w:left="360"/>
        <w:jc w:val="center"/>
        <w:rPr>
          <w:b/>
          <w:bCs/>
        </w:rPr>
      </w:pPr>
      <w:r>
        <w:rPr>
          <w:b/>
          <w:bCs/>
          <w:noProof/>
        </w:rPr>
        <w:drawing>
          <wp:inline distT="0" distB="0" distL="0" distR="0">
            <wp:extent cx="5274945" cy="3729277"/>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945" cy="3729277"/>
                    </a:xfrm>
                    <a:prstGeom prst="rect">
                      <a:avLst/>
                    </a:prstGeom>
                    <a:noFill/>
                    <a:ln>
                      <a:noFill/>
                    </a:ln>
                  </pic:spPr>
                </pic:pic>
              </a:graphicData>
            </a:graphic>
          </wp:inline>
        </w:drawing>
      </w:r>
    </w:p>
    <w:p w:rsidR="0000439A" w:rsidRDefault="0000439A" w:rsidP="0000439A">
      <w:pPr>
        <w:ind w:left="360"/>
        <w:jc w:val="center"/>
        <w:rPr>
          <w:b/>
          <w:bCs/>
        </w:rPr>
      </w:pPr>
    </w:p>
    <w:p w:rsidR="0000439A" w:rsidRDefault="0000439A" w:rsidP="0000439A">
      <w:pPr>
        <w:ind w:left="360"/>
        <w:jc w:val="center"/>
        <w:rPr>
          <w:b/>
          <w:bCs/>
        </w:rPr>
      </w:pPr>
    </w:p>
    <w:p w:rsidR="00D64C70" w:rsidRDefault="00D64C70" w:rsidP="00CD1320">
      <w:pPr>
        <w:ind w:left="360"/>
        <w:jc w:val="center"/>
        <w:rPr>
          <w:b/>
          <w:bCs/>
        </w:rPr>
      </w:pPr>
      <w:bookmarkStart w:id="139" w:name="_Toc371545739"/>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25</w:t>
      </w:r>
      <w:r w:rsidRPr="000E2C11">
        <w:rPr>
          <w:b/>
          <w:bCs/>
          <w:noProof/>
        </w:rPr>
        <w:fldChar w:fldCharType="end"/>
      </w:r>
      <w:r>
        <w:rPr>
          <w:b/>
          <w:bCs/>
        </w:rPr>
        <w:t xml:space="preserve">: </w:t>
      </w:r>
      <w:r w:rsidR="00E244DC">
        <w:rPr>
          <w:b/>
          <w:bCs/>
        </w:rPr>
        <w:t>Update VMCS Activity Diagram</w:t>
      </w:r>
      <w:bookmarkEnd w:id="139"/>
    </w:p>
    <w:p w:rsidR="00D64C70" w:rsidRDefault="00D64C70" w:rsidP="00D64C70">
      <w:pPr>
        <w:ind w:left="360"/>
        <w:jc w:val="center"/>
        <w:rPr>
          <w:b/>
          <w:bCs/>
        </w:rPr>
      </w:pPr>
    </w:p>
    <w:p w:rsidR="00D64C70" w:rsidRDefault="00D64C70" w:rsidP="00D64C70">
      <w:pPr>
        <w:ind w:left="360"/>
        <w:jc w:val="center"/>
        <w:rPr>
          <w:b/>
          <w:bCs/>
        </w:rPr>
      </w:pPr>
    </w:p>
    <w:p w:rsidR="00D64C70" w:rsidRDefault="00E244DC" w:rsidP="00D64C70">
      <w:pPr>
        <w:ind w:left="360"/>
        <w:jc w:val="center"/>
        <w:rPr>
          <w:b/>
          <w:bCs/>
        </w:rPr>
      </w:pPr>
      <w:r>
        <w:rPr>
          <w:b/>
          <w:bCs/>
          <w:noProof/>
        </w:rPr>
        <w:drawing>
          <wp:inline distT="0" distB="0" distL="0" distR="0">
            <wp:extent cx="5274945" cy="7181751"/>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945" cy="7181751"/>
                    </a:xfrm>
                    <a:prstGeom prst="rect">
                      <a:avLst/>
                    </a:prstGeom>
                    <a:noFill/>
                    <a:ln>
                      <a:noFill/>
                    </a:ln>
                  </pic:spPr>
                </pic:pic>
              </a:graphicData>
            </a:graphic>
          </wp:inline>
        </w:drawing>
      </w:r>
    </w:p>
    <w:p w:rsidR="00E244DC" w:rsidRDefault="00E244DC" w:rsidP="00D64C70">
      <w:pPr>
        <w:ind w:left="360"/>
        <w:jc w:val="center"/>
        <w:rPr>
          <w:b/>
          <w:bCs/>
        </w:rPr>
      </w:pPr>
    </w:p>
    <w:p w:rsidR="00D64C70" w:rsidRDefault="00D64C70" w:rsidP="00D64C70">
      <w:pPr>
        <w:ind w:left="360"/>
        <w:jc w:val="center"/>
        <w:rPr>
          <w:b/>
          <w:bCs/>
        </w:rPr>
      </w:pPr>
    </w:p>
    <w:p w:rsidR="00D64C70" w:rsidRDefault="00D64C70" w:rsidP="00CD1320">
      <w:pPr>
        <w:ind w:left="360"/>
        <w:jc w:val="center"/>
        <w:rPr>
          <w:b/>
          <w:bCs/>
        </w:rPr>
      </w:pPr>
      <w:bookmarkStart w:id="140" w:name="_Toc371545740"/>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26</w:t>
      </w:r>
      <w:r w:rsidRPr="000E2C11">
        <w:rPr>
          <w:b/>
          <w:bCs/>
          <w:noProof/>
        </w:rPr>
        <w:fldChar w:fldCharType="end"/>
      </w:r>
      <w:r>
        <w:rPr>
          <w:b/>
          <w:bCs/>
        </w:rPr>
        <w:t xml:space="preserve">: </w:t>
      </w:r>
      <w:r w:rsidR="00E244DC" w:rsidRPr="00E244DC">
        <w:rPr>
          <w:b/>
          <w:bCs/>
        </w:rPr>
        <w:t>Simulate Control Panel</w:t>
      </w:r>
      <w:r w:rsidR="00E244DC">
        <w:rPr>
          <w:b/>
          <w:bCs/>
        </w:rPr>
        <w:t xml:space="preserve"> Activity Diagram</w:t>
      </w:r>
      <w:bookmarkEnd w:id="140"/>
    </w:p>
    <w:p w:rsidR="00D64C70" w:rsidRDefault="00D64C70" w:rsidP="00D64C70">
      <w:pPr>
        <w:ind w:left="360"/>
        <w:jc w:val="center"/>
        <w:rPr>
          <w:b/>
          <w:bCs/>
        </w:rPr>
      </w:pPr>
    </w:p>
    <w:p w:rsidR="00D64C70" w:rsidRDefault="00D64C70" w:rsidP="00D64C70">
      <w:pPr>
        <w:ind w:left="360"/>
        <w:jc w:val="center"/>
        <w:rPr>
          <w:b/>
          <w:bCs/>
        </w:rPr>
      </w:pPr>
    </w:p>
    <w:p w:rsidR="00D64C70" w:rsidRDefault="00E244DC" w:rsidP="00D64C70">
      <w:pPr>
        <w:ind w:left="360"/>
        <w:jc w:val="center"/>
        <w:rPr>
          <w:b/>
          <w:bCs/>
        </w:rPr>
      </w:pPr>
      <w:r>
        <w:rPr>
          <w:b/>
          <w:bCs/>
          <w:noProof/>
        </w:rPr>
        <w:drawing>
          <wp:inline distT="0" distB="0" distL="0" distR="0" wp14:anchorId="2F4271B1" wp14:editId="231065F3">
            <wp:extent cx="4859020" cy="4508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9020" cy="4508500"/>
                    </a:xfrm>
                    <a:prstGeom prst="rect">
                      <a:avLst/>
                    </a:prstGeom>
                    <a:noFill/>
                    <a:ln>
                      <a:noFill/>
                    </a:ln>
                  </pic:spPr>
                </pic:pic>
              </a:graphicData>
            </a:graphic>
          </wp:inline>
        </w:drawing>
      </w: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CD1320">
      <w:pPr>
        <w:ind w:left="360"/>
        <w:jc w:val="center"/>
        <w:rPr>
          <w:b/>
          <w:bCs/>
        </w:rPr>
      </w:pPr>
      <w:bookmarkStart w:id="141" w:name="_Toc371545741"/>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BC06A7">
        <w:rPr>
          <w:b/>
          <w:bCs/>
          <w:noProof/>
        </w:rPr>
        <w:t>27</w:t>
      </w:r>
      <w:r w:rsidRPr="000E2C11">
        <w:rPr>
          <w:b/>
          <w:bCs/>
          <w:noProof/>
        </w:rPr>
        <w:fldChar w:fldCharType="end"/>
      </w:r>
      <w:r>
        <w:rPr>
          <w:b/>
          <w:bCs/>
        </w:rPr>
        <w:t xml:space="preserve">: </w:t>
      </w:r>
      <w:r w:rsidR="00E244DC">
        <w:rPr>
          <w:b/>
          <w:bCs/>
        </w:rPr>
        <w:t>Begin Simulation Activity Diagram</w:t>
      </w:r>
      <w:bookmarkEnd w:id="141"/>
    </w:p>
    <w:p w:rsidR="00D64C70" w:rsidRDefault="00D64C70" w:rsidP="00D64C70">
      <w:pPr>
        <w:ind w:left="360"/>
        <w:jc w:val="center"/>
        <w:rPr>
          <w:b/>
          <w:bCs/>
        </w:rPr>
      </w:pPr>
    </w:p>
    <w:p w:rsidR="00B568B6" w:rsidRDefault="00E244DC" w:rsidP="00E244DC">
      <w:pPr>
        <w:ind w:left="360"/>
        <w:jc w:val="center"/>
        <w:rPr>
          <w:b/>
          <w:bCs/>
        </w:rPr>
      </w:pPr>
      <w:r>
        <w:rPr>
          <w:b/>
          <w:bCs/>
        </w:rPr>
        <w:br w:type="page"/>
        <w:t>This page</w:t>
      </w:r>
      <w:r>
        <w:t xml:space="preserve"> </w:t>
      </w:r>
      <w:r>
        <w:rPr>
          <w:b/>
          <w:bCs/>
        </w:rPr>
        <w:t xml:space="preserve">intentionally left blank </w:t>
      </w:r>
    </w:p>
    <w:sectPr w:rsidR="00B568B6" w:rsidSect="00111017">
      <w:headerReference w:type="default" r:id="rId51"/>
      <w:footerReference w:type="default" r:id="rId52"/>
      <w:pgSz w:w="11907" w:h="16839" w:code="9"/>
      <w:pgMar w:top="1440" w:right="1800" w:bottom="2016" w:left="1800" w:header="720" w:footer="720" w:gutter="0"/>
      <w:pgNumType w:start="1"/>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Pouya Javadzadeh" w:date="2013-11-03T16:00:00Z" w:initials="PJ">
    <w:p w:rsidR="00E244DC" w:rsidRDefault="00E244DC" w:rsidP="00047E71">
      <w:pPr>
        <w:pStyle w:val="CommentText"/>
      </w:pPr>
      <w:r>
        <w:rPr>
          <w:rStyle w:val="CommentReference"/>
        </w:rPr>
        <w:annotationRef/>
      </w:r>
      <w:r>
        <w:t>Update list of figures</w:t>
      </w:r>
    </w:p>
  </w:comment>
  <w:comment w:id="11" w:author="Pouya Javadzadeh" w:date="2013-11-03T16:00:00Z" w:initials="PJ">
    <w:p w:rsidR="00E244DC" w:rsidRDefault="00E244DC" w:rsidP="00047E71">
      <w:pPr>
        <w:pStyle w:val="CommentText"/>
      </w:pPr>
      <w:r>
        <w:rPr>
          <w:rStyle w:val="CommentReference"/>
        </w:rPr>
        <w:annotationRef/>
      </w:r>
      <w:r>
        <w:t>Update list of tables</w:t>
      </w:r>
    </w:p>
  </w:comment>
  <w:comment w:id="38" w:author="Pouya Javadzadeh" w:date="2013-10-28T10:16:00Z" w:initials="PJ">
    <w:p w:rsidR="00E244DC" w:rsidRDefault="00E244DC">
      <w:pPr>
        <w:pStyle w:val="CommentText"/>
      </w:pPr>
      <w:r>
        <w:rPr>
          <w:rStyle w:val="CommentReference"/>
        </w:rPr>
        <w:annotationRef/>
      </w:r>
      <w:r>
        <w:t>Edit and review documents</w:t>
      </w:r>
    </w:p>
  </w:comment>
  <w:comment w:id="65" w:author="Pouya Javadzadeh" w:date="2013-10-29T13:12:00Z" w:initials="PJ">
    <w:p w:rsidR="00E244DC" w:rsidRDefault="00E244DC">
      <w:pPr>
        <w:pStyle w:val="CommentText"/>
      </w:pPr>
      <w:r>
        <w:rPr>
          <w:rStyle w:val="CommentReference"/>
        </w:rPr>
        <w:annotationRef/>
      </w:r>
      <w:r>
        <w:t>Check for roman numbering</w:t>
      </w:r>
    </w:p>
  </w:comment>
  <w:comment w:id="66" w:author="Pouya Javadzadeh" w:date="2013-10-17T11:28:00Z" w:initials="PJ">
    <w:p w:rsidR="00E244DC" w:rsidRDefault="00E244DC">
      <w:pPr>
        <w:pStyle w:val="CommentText"/>
      </w:pPr>
      <w:r>
        <w:rPr>
          <w:rStyle w:val="CommentReference"/>
        </w:rPr>
        <w:annotationRef/>
      </w:r>
      <w:r>
        <w:t>Put the picture of the panel</w:t>
      </w:r>
    </w:p>
  </w:comment>
  <w:comment w:id="67" w:author="Pouya Javadzadeh" w:date="2013-10-25T11:44:00Z" w:initials="PJ">
    <w:p w:rsidR="00E244DC" w:rsidRDefault="00E244DC">
      <w:pPr>
        <w:pStyle w:val="CommentText"/>
      </w:pPr>
      <w:r>
        <w:rPr>
          <w:rStyle w:val="CommentReference"/>
        </w:rPr>
        <w:annotationRef/>
      </w:r>
      <w:r>
        <w:t>REPLACE</w:t>
      </w:r>
    </w:p>
  </w:comment>
  <w:comment w:id="74" w:author="Pouya Javadzadeh" w:date="2013-10-22T14:40:00Z" w:initials="PJ">
    <w:p w:rsidR="00E244DC" w:rsidRDefault="00E244DC" w:rsidP="00E630FA">
      <w:pPr>
        <w:pStyle w:val="CommentText"/>
      </w:pPr>
      <w:r>
        <w:rPr>
          <w:rStyle w:val="CommentReference"/>
        </w:rPr>
        <w:annotationRef/>
      </w:r>
      <w:r>
        <w:t>How can the maintainer updates the new value in this panel?</w:t>
      </w:r>
    </w:p>
  </w:comment>
  <w:comment w:id="76" w:author="Pouya Javadzadeh" w:date="2013-11-05T19:45:00Z" w:initials="PJ">
    <w:p w:rsidR="00E244DC" w:rsidRDefault="00E244DC" w:rsidP="00993F26">
      <w:pPr>
        <w:pStyle w:val="CommentText"/>
      </w:pPr>
      <w:r>
        <w:rPr>
          <w:rStyle w:val="CommentReference"/>
        </w:rPr>
        <w:annotationRef/>
      </w:r>
      <w:r>
        <w:t>Add a new part to the maintainer panel in order to modify the numbers of the drink</w:t>
      </w:r>
    </w:p>
  </w:comment>
  <w:comment w:id="75" w:author="Pouya Javadzadeh" w:date="2013-10-29T13:06:00Z" w:initials="PJ">
    <w:p w:rsidR="00E244DC" w:rsidRDefault="00E244DC" w:rsidP="00993F26">
      <w:pPr>
        <w:pStyle w:val="CommentText"/>
      </w:pPr>
      <w:r>
        <w:rPr>
          <w:rStyle w:val="CommentReference"/>
        </w:rPr>
        <w:annotationRef/>
      </w:r>
      <w:r>
        <w:t>Add a new part to the maintainer panel in order to modify the numbers of the drink</w:t>
      </w:r>
    </w:p>
  </w:comment>
  <w:comment w:id="77" w:author="Pouya Javadzadeh" w:date="2013-10-25T11:46:00Z" w:initials="PJ">
    <w:p w:rsidR="00E244DC" w:rsidRDefault="00E244DC">
      <w:pPr>
        <w:pStyle w:val="CommentText"/>
      </w:pPr>
      <w:r>
        <w:rPr>
          <w:rStyle w:val="CommentReference"/>
        </w:rPr>
        <w:annotationRef/>
      </w:r>
      <w:r>
        <w:t>REPLACE</w:t>
      </w:r>
    </w:p>
  </w:comment>
  <w:comment w:id="99" w:author="Pouya Javadzadeh" w:date="2013-11-03T19:18:00Z" w:initials="PJ">
    <w:p w:rsidR="00E244DC" w:rsidRDefault="00E244DC">
      <w:pPr>
        <w:pStyle w:val="CommentText"/>
      </w:pPr>
      <w:r>
        <w:rPr>
          <w:rStyle w:val="CommentReference"/>
        </w:rPr>
        <w:annotationRef/>
      </w:r>
      <w:r>
        <w:t>HELP</w:t>
      </w:r>
    </w:p>
  </w:comment>
  <w:comment w:id="103" w:author="Pouya Javadzadeh" w:date="2013-10-17T11:35:00Z" w:initials="PJ">
    <w:p w:rsidR="00E244DC" w:rsidRDefault="00E244DC">
      <w:pPr>
        <w:pStyle w:val="CommentText"/>
      </w:pPr>
      <w:r>
        <w:rPr>
          <w:rStyle w:val="CommentReference"/>
        </w:rPr>
        <w:annotationRef/>
      </w:r>
      <w:r>
        <w:t>IEEE Info</w:t>
      </w:r>
    </w:p>
    <w:p w:rsidR="00E244DC" w:rsidRDefault="00E244DC">
      <w:pPr>
        <w:pStyle w:val="CommentText"/>
      </w:pPr>
    </w:p>
  </w:comment>
  <w:comment w:id="109" w:author="Pouya Javadzadeh" w:date="2013-11-03T16:11:00Z" w:initials="PJ">
    <w:p w:rsidR="00E244DC" w:rsidRDefault="00E244DC">
      <w:pPr>
        <w:pStyle w:val="CommentText"/>
      </w:pPr>
      <w:r>
        <w:rPr>
          <w:rStyle w:val="CommentReference"/>
        </w:rPr>
        <w:annotationRef/>
      </w:r>
      <w:r>
        <w:t>Put use case description here!!</w:t>
      </w:r>
    </w:p>
    <w:p w:rsidR="00E244DC" w:rsidRDefault="00E244DC">
      <w:pPr>
        <w:pStyle w:val="CommentText"/>
      </w:pPr>
      <w:r>
        <w:t>Activity diagram should be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7BA" w:rsidRDefault="00FE17BA">
      <w:r>
        <w:separator/>
      </w:r>
    </w:p>
  </w:endnote>
  <w:endnote w:type="continuationSeparator" w:id="0">
    <w:p w:rsidR="00FE17BA" w:rsidRDefault="00FE17BA">
      <w:r>
        <w:continuationSeparator/>
      </w:r>
    </w:p>
  </w:endnote>
  <w:endnote w:type="continuationNotice" w:id="1">
    <w:p w:rsidR="00FE17BA" w:rsidRDefault="00FE1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244DC" w:rsidRDefault="00E244D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rsidP="00E32481">
    <w:pPr>
      <w:pStyle w:val="Footer"/>
      <w:ind w:right="360"/>
    </w:pPr>
    <w:r>
      <w:rPr>
        <w:noProof/>
      </w:rPr>
      <w:pict>
        <v:rect id="_x0000_s2149" style="position:absolute;margin-left:353.4pt;margin-top:-17.45pt;width:45.9pt;height:37.2pt;z-index:251680256">
          <v:textbox style="mso-next-textbox:#_x0000_s2149">
            <w:txbxContent>
              <w:p w:rsidR="00E244DC" w:rsidRDefault="00E244DC">
                <w:pPr>
                  <w:spacing w:before="80"/>
                  <w:jc w:val="center"/>
                  <w:rPr>
                    <w:sz w:val="16"/>
                  </w:rPr>
                </w:pPr>
                <w:r>
                  <w:rPr>
                    <w:sz w:val="16"/>
                  </w:rPr>
                  <w:t>A4</w:t>
                </w:r>
              </w:p>
            </w:txbxContent>
          </v:textbox>
        </v:rect>
      </w:pict>
    </w:r>
    <w:r>
      <w:rPr>
        <w:noProof/>
      </w:rPr>
      <w:pict>
        <v:rect id="_x0000_s2134" style="position:absolute;margin-left:-46.8pt;margin-top:-45.85pt;width:187.65pt;height:65.3pt;z-index:251667968" filled="f"/>
      </w:pict>
    </w:r>
    <w:r>
      <w:rPr>
        <w:noProof/>
      </w:rPr>
      <w:pict>
        <v:shapetype id="_x0000_t202" coordsize="21600,21600" o:spt="202" path="m,l,21600r21600,l21600,xe">
          <v:stroke joinstyle="miter"/>
          <v:path gradientshapeok="t" o:connecttype="rect"/>
        </v:shapetype>
        <v:shape id="_x0000_s2150" type="#_x0000_t202" style="position:absolute;margin-left:446pt;margin-top:-17.35pt;width:40pt;height:37.25pt;z-index:251681280">
          <v:textbox style="mso-next-textbox:#_x0000_s2150">
            <w:txbxContent>
              <w:p w:rsidR="00E244DC" w:rsidRDefault="00E244DC">
                <w:pPr>
                  <w:spacing w:before="40" w:after="40"/>
                  <w:jc w:val="center"/>
                  <w:rPr>
                    <w:sz w:val="16"/>
                  </w:rPr>
                </w:pPr>
                <w:r>
                  <w:rPr>
                    <w:sz w:val="16"/>
                  </w:rPr>
                  <w:t>Cover</w:t>
                </w:r>
              </w:p>
            </w:txbxContent>
          </v:textbox>
        </v:shape>
      </w:pict>
    </w:r>
    <w:r>
      <w:rPr>
        <w:noProof/>
      </w:rPr>
      <w:pict>
        <v:rect id="_x0000_s2141" style="position:absolute;margin-left:398.7pt;margin-top:-17.45pt;width:47.4pt;height:37.35pt;z-index:251673088">
          <v:textbox style="mso-next-textbox:#_x0000_s2141">
            <w:txbxContent>
              <w:p w:rsidR="00E244DC" w:rsidRDefault="00E244DC">
                <w:pPr>
                  <w:spacing w:before="80"/>
                  <w:jc w:val="center"/>
                  <w:rPr>
                    <w:sz w:val="16"/>
                  </w:rPr>
                </w:pPr>
                <w:r>
                  <w:rPr>
                    <w:sz w:val="16"/>
                  </w:rPr>
                  <w:t>-</w:t>
                </w:r>
              </w:p>
            </w:txbxContent>
          </v:textbox>
        </v:rect>
      </w:pict>
    </w:r>
    <w:r>
      <w:rPr>
        <w:noProof/>
      </w:rPr>
      <w:pict>
        <v:shape id="_x0000_s2151" type="#_x0000_t202" style="position:absolute;margin-left:267.5pt;margin-top:-17pt;width:85.75pt;height:36.8pt;z-index:251682304">
          <v:textbox style="mso-next-textbox:#_x0000_s2151">
            <w:txbxContent>
              <w:p w:rsidR="00E244DC" w:rsidRDefault="00E244DC">
                <w:pPr>
                  <w:spacing w:before="40" w:after="40"/>
                  <w:jc w:val="center"/>
                  <w:rPr>
                    <w:sz w:val="16"/>
                  </w:rPr>
                </w:pPr>
                <w:r>
                  <w:rPr>
                    <w:sz w:val="16"/>
                  </w:rPr>
                  <w:t>09-01-022</w:t>
                </w:r>
              </w:p>
            </w:txbxContent>
          </v:textbox>
        </v:shape>
      </w:pict>
    </w:r>
    <w:r>
      <w:rPr>
        <w:noProof/>
      </w:rPr>
      <w:pict>
        <v:group id="_x0000_s2144" style="position:absolute;margin-left:140.85pt;margin-top:-32.1pt;width:126.45pt;height:15.5pt;z-index:251676160" coordorigin="4617,14229" coordsize="2529,310">
          <v:rect id="_x0000_s2145" style="position:absolute;left:4617;top:14229;width:2529;height:310" fillcolor="silver">
            <v:textbox style="mso-next-textbox:#_x0000_s2145">
              <w:txbxContent>
                <w:p w:rsidR="00E244DC" w:rsidRDefault="00E244DC">
                  <w:pPr>
                    <w:jc w:val="center"/>
                    <w:rPr>
                      <w:b/>
                      <w:sz w:val="12"/>
                    </w:rPr>
                  </w:pPr>
                  <w:r>
                    <w:rPr>
                      <w:b/>
                      <w:sz w:val="12"/>
                    </w:rPr>
                    <w:t>SYSTEM NAME</w:t>
                  </w:r>
                </w:p>
              </w:txbxContent>
            </v:textbox>
          </v:rect>
        </v:group>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6" type="#_x0000_t75" style="position:absolute;margin-left:-44.25pt;margin-top:-32.8pt;width:183.1pt;height:40.2pt;z-index:251687424">
          <v:imagedata r:id="rId1" o:title="UTM-AIS-BI" grayscale="t" bilevel="t"/>
          <w10:wrap type="square"/>
        </v:shape>
      </w:pict>
    </w:r>
    <w:r>
      <w:rPr>
        <w:noProof/>
      </w:rPr>
      <w:pict>
        <v:group id="_x0000_s2160" style="position:absolute;margin-left:-76.35pt;margin-top:-185.3pt;width:32.1pt;height:212.6pt;z-index:251684352" coordorigin="432,7435" coordsize="432,7973">
          <v:rect id="_x0000_s2161" style="position:absolute;left:-3339;top:11206;width:7973;height:432;rotation:90;flip:x" filled="f" stroked="f">
            <v:textbox style="layout-flow:vertical;mso-layout-flow-alt:bottom-to-top;mso-next-textbox:#_x0000_s2161">
              <w:txbxContent>
                <w:p w:rsidR="00E244DC" w:rsidRDefault="00E244DC" w:rsidP="00556523">
                  <w:pPr>
                    <w:rPr>
                      <w:sz w:val="10"/>
                    </w:rPr>
                  </w:pPr>
                  <w:r w:rsidRPr="009444BF">
                    <w:rPr>
                      <w:sz w:val="10"/>
                    </w:rPr>
                    <w:t>This document and the information it contains are property of AIS-UTM, © All Copyrights reserved, 2013 and confidential. They shall not be Reproduced nor disclosed to any person except to those having a need to know them without prior written consent of AIS-UTM</w:t>
                  </w:r>
                </w:p>
              </w:txbxContent>
            </v:textbox>
          </v:rect>
        </v:group>
      </w:pict>
    </w:r>
    <w:r>
      <w:rPr>
        <w:noProof/>
      </w:rPr>
      <w:pict>
        <v:rect id="_x0000_s2148" style="position:absolute;margin-left:353.35pt;margin-top:-32.35pt;width:45.9pt;height:14.9pt;z-index:251679232" fillcolor="silver">
          <v:textbox style="mso-next-textbox:#_x0000_s2148">
            <w:txbxContent>
              <w:p w:rsidR="00E244DC" w:rsidRDefault="00E244DC">
                <w:pPr>
                  <w:pStyle w:val="BodyText2"/>
                  <w:rPr>
                    <w:sz w:val="12"/>
                  </w:rPr>
                </w:pPr>
                <w:r>
                  <w:rPr>
                    <w:sz w:val="12"/>
                  </w:rPr>
                  <w:t>FORMAT</w:t>
                </w:r>
              </w:p>
            </w:txbxContent>
          </v:textbox>
        </v:rect>
      </w:pict>
    </w:r>
    <w:r>
      <w:rPr>
        <w:noProof/>
      </w:rPr>
      <w:pict>
        <v:rect id="_x0000_s2140" style="position:absolute;margin-left:267.3pt;margin-top:-32.8pt;width:86.65pt;height:20.4pt;z-index:251672064" fillcolor="silver">
          <v:textbox style="mso-next-textbox:#_x0000_s2140">
            <w:txbxContent>
              <w:p w:rsidR="00E244DC" w:rsidRDefault="00E244DC">
                <w:pPr>
                  <w:jc w:val="center"/>
                  <w:rPr>
                    <w:b/>
                    <w:sz w:val="12"/>
                  </w:rPr>
                </w:pPr>
                <w:r>
                  <w:rPr>
                    <w:b/>
                    <w:sz w:val="12"/>
                  </w:rPr>
                  <w:t>ITEM NUMBER</w:t>
                </w:r>
              </w:p>
            </w:txbxContent>
          </v:textbox>
        </v:rect>
      </w:pict>
    </w:r>
    <w:r>
      <w:rPr>
        <w:noProof/>
      </w:rPr>
      <w:pict>
        <v:shape id="_x0000_s2147" type="#_x0000_t202" style="position:absolute;margin-left:140.85pt;margin-top:-16.9pt;width:125.1pt;height:35.15pt;z-index:251678208" filled="f" stroked="f">
          <v:textbox style="mso-next-textbox:#_x0000_s2147">
            <w:txbxContent>
              <w:p w:rsidR="00E244DC" w:rsidRDefault="00E244DC" w:rsidP="0081315B">
                <w:pPr>
                  <w:pStyle w:val="BodyText3"/>
                  <w:spacing w:before="80" w:line="240" w:lineRule="auto"/>
                </w:pPr>
                <w:r>
                  <w:t>Vending Machine Control System (VMCS)</w:t>
                </w:r>
              </w:p>
            </w:txbxContent>
          </v:textbox>
        </v:shape>
      </w:pict>
    </w:r>
    <w:r>
      <w:rPr>
        <w:noProof/>
      </w:rPr>
      <w:pict>
        <v:rect id="_x0000_s2146" style="position:absolute;margin-left:140.85pt;margin-top:-17.25pt;width:126.45pt;height:36.6pt;z-index:251677184">
          <v:textbox style="mso-next-textbox:#_x0000_s2146">
            <w:txbxContent>
              <w:p w:rsidR="00E244DC" w:rsidRDefault="00E244DC">
                <w:pPr>
                  <w:pStyle w:val="Header"/>
                  <w:tabs>
                    <w:tab w:val="clear" w:pos="4320"/>
                    <w:tab w:val="clear" w:pos="8640"/>
                  </w:tabs>
                  <w:jc w:val="center"/>
                </w:pPr>
              </w:p>
            </w:txbxContent>
          </v:textbox>
        </v:rect>
      </w:pict>
    </w:r>
    <w:r>
      <w:rPr>
        <w:noProof/>
      </w:rPr>
      <w:pict>
        <v:shape id="_x0000_s2143" type="#_x0000_t202" style="position:absolute;margin-left:231.95pt;margin-top:-49.3pt;width:223.2pt;height:21.6pt;z-index:251675136" filled="f" stroked="f">
          <v:textbox style="mso-next-textbox:#_x0000_s2143">
            <w:txbxContent>
              <w:p w:rsidR="00E244DC" w:rsidRDefault="00E244DC">
                <w:pPr>
                  <w:rPr>
                    <w:b/>
                  </w:rPr>
                </w:pPr>
                <w:r>
                  <w:rPr>
                    <w:b/>
                  </w:rPr>
                  <w:t>DOCUMENT IDENTIFICATION</w:t>
                </w:r>
              </w:p>
            </w:txbxContent>
          </v:textbox>
        </v:shape>
      </w:pict>
    </w:r>
    <w:r>
      <w:rPr>
        <w:noProof/>
      </w:rPr>
      <w:pict>
        <v:rect id="_x0000_s2142" style="position:absolute;margin-left:140.85pt;margin-top:-46.1pt;width:345.15pt;height:13.65pt;z-index:251674112">
          <v:textbox style="mso-next-textbox:#_x0000_s2142">
            <w:txbxContent>
              <w:p w:rsidR="00E244DC" w:rsidRDefault="00E244DC">
                <w:pPr>
                  <w:jc w:val="center"/>
                  <w:rPr>
                    <w:sz w:val="18"/>
                  </w:rPr>
                </w:pPr>
              </w:p>
            </w:txbxContent>
          </v:textbox>
        </v:rect>
      </w:pict>
    </w:r>
    <w:r>
      <w:rPr>
        <w:noProof/>
      </w:rPr>
      <w:pict>
        <v:rect id="_x0000_s2139" style="position:absolute;margin-left:446.1pt;margin-top:-32.45pt;width:39.9pt;height:15.15pt;z-index:251671040" fillcolor="silver">
          <v:textbox style="mso-next-textbox:#_x0000_s2139">
            <w:txbxContent>
              <w:p w:rsidR="00E244DC" w:rsidRDefault="00E244DC">
                <w:pPr>
                  <w:jc w:val="center"/>
                  <w:rPr>
                    <w:b/>
                    <w:sz w:val="12"/>
                  </w:rPr>
                </w:pPr>
                <w:r>
                  <w:rPr>
                    <w:b/>
                    <w:sz w:val="12"/>
                  </w:rPr>
                  <w:t>PAGE</w:t>
                </w:r>
              </w:p>
            </w:txbxContent>
          </v:textbox>
        </v:rect>
      </w:pict>
    </w:r>
    <w:r>
      <w:rPr>
        <w:noProof/>
      </w:rPr>
      <w:pict>
        <v:rect id="_x0000_s2138" style="position:absolute;margin-left:398.7pt;margin-top:-32.7pt;width:47.4pt;height:16.65pt;z-index:251670016" fillcolor="silver">
          <v:textbox style="mso-next-textbox:#_x0000_s2138">
            <w:txbxContent>
              <w:p w:rsidR="00E244DC" w:rsidRDefault="00E244DC">
                <w:pPr>
                  <w:pStyle w:val="BodyText2"/>
                  <w:rPr>
                    <w:sz w:val="12"/>
                  </w:rPr>
                </w:pPr>
                <w:r>
                  <w:rPr>
                    <w:sz w:val="12"/>
                  </w:rPr>
                  <w:t>VERSION</w:t>
                </w:r>
              </w:p>
            </w:txbxContent>
          </v:textbox>
        </v:rect>
      </w:pict>
    </w:r>
    <w:r>
      <w:rPr>
        <w:rStyle w:val="PageNumber"/>
      </w:rPr>
      <w:fldChar w:fldCharType="begin"/>
    </w:r>
    <w:r>
      <w:rPr>
        <w:noProof/>
      </w:rPr>
      <w:pict>
        <v:rect id="_x0000_s2133" style="position:absolute;margin-left:536.1pt;margin-top:726.55pt;width:39.9pt;height:36.6pt;z-index:251666944;mso-position-horizontal-relative:text;mso-position-vertical-relative:text">
          <v:textbox style="mso-next-textbox:#_x0000_s2133">
            <w:txbxContent>
              <w:p w:rsidR="00E244DC" w:rsidRDefault="00E244DC">
                <w:pPr>
                  <w:jc w:val="center"/>
                  <w:rPr>
                    <w:sz w:val="16"/>
                  </w:rPr>
                </w:pPr>
                <w:r>
                  <w:rPr>
                    <w:rStyle w:val="PageNumber"/>
                  </w:rPr>
                  <w:fldChar w:fldCharType="begin"/>
                </w:r>
                <w:r>
                  <w:rPr>
                    <w:rStyle w:val="PageNumber"/>
                  </w:rPr>
                  <w:instrText xml:space="preserve"> PAGE </w:instrText>
                </w:r>
                <w:r>
                  <w:rPr>
                    <w:rStyle w:val="PageNumber"/>
                  </w:rPr>
                  <w:fldChar w:fldCharType="separate"/>
                </w:r>
                <w:r w:rsidR="00FE17BA">
                  <w:rPr>
                    <w:rStyle w:val="PageNumber"/>
                    <w:noProof/>
                  </w:rPr>
                  <w:t>i</w:t>
                </w:r>
                <w:r>
                  <w:rPr>
                    <w:rStyle w:val="PageNumber"/>
                  </w:rPr>
                  <w:fldChar w:fldCharType="end"/>
                </w:r>
              </w:p>
            </w:txbxContent>
          </v:textbox>
        </v:rect>
      </w:pict>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rsidP="007B0159">
    <w:pPr>
      <w:pStyle w:val="Footer"/>
      <w:ind w:right="360"/>
    </w:pPr>
    <w:r>
      <w:rPr>
        <w:noProof/>
      </w:rPr>
      <w:pict>
        <v:rect id="_x0000_s2080" style="position:absolute;margin-left:398.7pt;margin-top:-16.25pt;width:47.4pt;height:36.15pt;z-index:251636224">
          <v:textbox style="mso-next-textbox:#_x0000_s2080">
            <w:txbxContent>
              <w:p w:rsidR="00E244DC" w:rsidRDefault="00E244DC">
                <w:pPr>
                  <w:spacing w:before="80"/>
                  <w:jc w:val="center"/>
                  <w:rPr>
                    <w:sz w:val="16"/>
                  </w:rPr>
                </w:pPr>
                <w:r>
                  <w:rPr>
                    <w:sz w:val="16"/>
                  </w:rPr>
                  <w:t>-</w:t>
                </w:r>
              </w:p>
            </w:txbxContent>
          </v:textbox>
        </v:rect>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2" type="#_x0000_t75" style="position:absolute;margin-left:-44.05pt;margin-top:-32.8pt;width:183.1pt;height:40.2pt;z-index:251685376">
          <v:imagedata r:id="rId1" o:title="UTM-AIS-BI" grayscale="t" bilevel="t"/>
          <w10:wrap type="square"/>
        </v:shape>
      </w:pict>
    </w:r>
    <w:r>
      <w:rPr>
        <w:noProof/>
      </w:rPr>
      <w:pict>
        <v:group id="_x0000_s2072" style="position:absolute;margin-left:-76.45pt;margin-top:-185.05pt;width:32.1pt;height:212.6pt;z-index:251629056" coordorigin="432,7435" coordsize="432,7973">
          <v:rect id="_x0000_s2073" style="position:absolute;left:-3339;top:11206;width:7973;height:432;rotation:90;flip:x" filled="f" stroked="f">
            <v:textbox style="layout-flow:vertical;mso-layout-flow-alt:bottom-to-top;mso-next-textbox:#_x0000_s2073">
              <w:txbxContent>
                <w:p w:rsidR="00E244DC" w:rsidRDefault="00E244DC" w:rsidP="009444BF">
                  <w:pPr>
                    <w:rPr>
                      <w:sz w:val="10"/>
                    </w:rPr>
                  </w:pPr>
                  <w:r w:rsidRPr="009444BF">
                    <w:rPr>
                      <w:sz w:val="10"/>
                    </w:rPr>
                    <w:t>This document and the information it contains are property of AIS-UTM, © All Copyrights reserved, 2013 and confidential. They shall not be Reproduced nor disclosed to any person except to those having a need to know them without prior written consent of AIS-UTM</w:t>
                  </w:r>
                </w:p>
              </w:txbxContent>
            </v:textbox>
          </v:rect>
        </v:group>
      </w:pict>
    </w:r>
    <w:r>
      <w:rPr>
        <w:noProof/>
      </w:rPr>
      <w:pict>
        <v:shapetype id="_x0000_t202" coordsize="21600,21600" o:spt="202" path="m,l,21600r21600,l21600,xe">
          <v:stroke joinstyle="miter"/>
          <v:path gradientshapeok="t" o:connecttype="rect"/>
        </v:shapetype>
        <v:shape id="_x0000_s2128" type="#_x0000_t202" style="position:absolute;margin-left:139.05pt;margin-top:-14.65pt;width:125.1pt;height:35.15pt;z-index:251663872" filled="f" stroked="f">
          <v:textbox style="mso-next-textbox:#_x0000_s2128">
            <w:txbxContent>
              <w:p w:rsidR="00E244DC" w:rsidRDefault="00E244DC">
                <w:pPr>
                  <w:pStyle w:val="BodyText3"/>
                  <w:spacing w:before="80" w:line="240" w:lineRule="auto"/>
                </w:pPr>
                <w:r>
                  <w:t>Vending Machine Control System (VMCS)</w:t>
                </w:r>
              </w:p>
            </w:txbxContent>
          </v:textbox>
        </v:shape>
      </w:pict>
    </w:r>
    <w:r>
      <w:rPr>
        <w:noProof/>
      </w:rPr>
      <w:pict>
        <v:shape id="_x0000_s2107" type="#_x0000_t202" style="position:absolute;margin-left:266.75pt;margin-top:-17.35pt;width:86pt;height:37.1pt;z-index:251646464">
          <v:textbox style="mso-next-textbox:#_x0000_s2107">
            <w:txbxContent>
              <w:p w:rsidR="00E244DC" w:rsidRDefault="00E244DC">
                <w:pPr>
                  <w:spacing w:before="40" w:after="40"/>
                  <w:jc w:val="center"/>
                  <w:rPr>
                    <w:sz w:val="16"/>
                  </w:rPr>
                </w:pPr>
                <w:r>
                  <w:rPr>
                    <w:sz w:val="16"/>
                  </w:rPr>
                  <w:t>09-01-022</w:t>
                </w:r>
              </w:p>
            </w:txbxContent>
          </v:textbox>
        </v:shape>
      </w:pict>
    </w:r>
    <w:r>
      <w:rPr>
        <w:noProof/>
      </w:rPr>
      <w:pict>
        <v:rect id="_x0000_s2079" style="position:absolute;margin-left:266.55pt;margin-top:-32.8pt;width:86.15pt;height:16.65pt;z-index:251635200" fillcolor="silver">
          <v:textbox style="mso-next-textbox:#_x0000_s2079">
            <w:txbxContent>
              <w:p w:rsidR="00E244DC" w:rsidRDefault="00E244DC">
                <w:pPr>
                  <w:jc w:val="center"/>
                  <w:rPr>
                    <w:b/>
                    <w:sz w:val="12"/>
                  </w:rPr>
                </w:pPr>
                <w:r>
                  <w:rPr>
                    <w:b/>
                    <w:sz w:val="12"/>
                  </w:rPr>
                  <w:t>ITEM NUMBER</w:t>
                </w:r>
              </w:p>
            </w:txbxContent>
          </v:textbox>
        </v:rect>
      </w:pict>
    </w:r>
    <w:r>
      <w:rPr>
        <w:noProof/>
      </w:rPr>
      <w:pict>
        <v:rect id="_x0000_s2089" style="position:absolute;margin-left:352.6pt;margin-top:-32.35pt;width:47.4pt;height:15.65pt;z-index:251641344" fillcolor="silver">
          <v:textbox style="mso-next-textbox:#_x0000_s2089">
            <w:txbxContent>
              <w:p w:rsidR="00E244DC" w:rsidRDefault="00E244DC">
                <w:pPr>
                  <w:pStyle w:val="BodyText2"/>
                  <w:rPr>
                    <w:sz w:val="12"/>
                  </w:rPr>
                </w:pPr>
                <w:r>
                  <w:rPr>
                    <w:sz w:val="12"/>
                  </w:rPr>
                  <w:t>FORMAT</w:t>
                </w:r>
              </w:p>
            </w:txbxContent>
          </v:textbox>
        </v:rect>
      </w:pict>
    </w:r>
    <w:r>
      <w:rPr>
        <w:noProof/>
      </w:rPr>
      <w:pict>
        <v:rect id="_x0000_s2090" style="position:absolute;margin-left:352.65pt;margin-top:-17pt;width:47.4pt;height:36.65pt;z-index:251642368">
          <v:textbox style="mso-next-textbox:#_x0000_s2090">
            <w:txbxContent>
              <w:p w:rsidR="00E244DC" w:rsidRDefault="00E244DC">
                <w:pPr>
                  <w:spacing w:before="80"/>
                  <w:jc w:val="center"/>
                  <w:rPr>
                    <w:sz w:val="16"/>
                  </w:rPr>
                </w:pPr>
                <w:r>
                  <w:rPr>
                    <w:sz w:val="16"/>
                  </w:rPr>
                  <w:t>A4</w:t>
                </w:r>
              </w:p>
            </w:txbxContent>
          </v:textbox>
        </v:rect>
      </w:pict>
    </w:r>
    <w:r>
      <w:rPr>
        <w:noProof/>
      </w:rPr>
      <w:pict>
        <v:shape id="_x0000_s2091" type="#_x0000_t202" style="position:absolute;margin-left:446pt;margin-top:-16.85pt;width:40pt;height:36.8pt;z-index:251643392">
          <v:textbox style="mso-next-textbox:#_x0000_s2091">
            <w:txbxContent>
              <w:p w:rsidR="00E244DC" w:rsidRDefault="00E244DC">
                <w:pPr>
                  <w:spacing w:before="40" w:after="40"/>
                  <w:jc w:val="center"/>
                  <w:rPr>
                    <w:sz w:val="16"/>
                  </w:rPr>
                </w:pPr>
                <w:r>
                  <w:rPr>
                    <w:rStyle w:val="PageNumber"/>
                    <w:sz w:val="16"/>
                  </w:rPr>
                  <w:fldChar w:fldCharType="begin"/>
                </w:r>
                <w:r>
                  <w:rPr>
                    <w:rStyle w:val="PageNumber"/>
                    <w:sz w:val="16"/>
                  </w:rPr>
                  <w:instrText xml:space="preserve"> PAGE </w:instrText>
                </w:r>
                <w:r>
                  <w:rPr>
                    <w:rStyle w:val="PageNumber"/>
                    <w:sz w:val="16"/>
                  </w:rPr>
                  <w:fldChar w:fldCharType="separate"/>
                </w:r>
                <w:r w:rsidR="00BC06A7">
                  <w:rPr>
                    <w:rStyle w:val="PageNumber"/>
                    <w:noProof/>
                    <w:sz w:val="16"/>
                  </w:rPr>
                  <w:t>vii</w:t>
                </w:r>
                <w:r>
                  <w:rPr>
                    <w:rStyle w:val="PageNumber"/>
                    <w:sz w:val="16"/>
                  </w:rPr>
                  <w:fldChar w:fldCharType="end"/>
                </w:r>
              </w:p>
            </w:txbxContent>
          </v:textbox>
        </v:shape>
      </w:pict>
    </w:r>
    <w:r>
      <w:rPr>
        <w:noProof/>
      </w:rPr>
      <w:pict>
        <v:rect id="_x0000_s2083" style="position:absolute;margin-left:-46.8pt;margin-top:-46.1pt;width:187.65pt;height:65.55pt;z-index:251632128" filled="f"/>
      </w:pict>
    </w:r>
    <w:r>
      <w:rPr>
        <w:noProof/>
      </w:rPr>
      <w:pict>
        <v:rect id="_x0000_s2087" style="position:absolute;margin-left:141.35pt;margin-top:-17.25pt;width:126.45pt;height:36.6pt;z-index:251640320">
          <v:textbox style="mso-next-textbox:#_x0000_s2087">
            <w:txbxContent>
              <w:p w:rsidR="00E244DC" w:rsidRDefault="00E244DC">
                <w:pPr>
                  <w:pStyle w:val="Header"/>
                  <w:tabs>
                    <w:tab w:val="clear" w:pos="4320"/>
                    <w:tab w:val="clear" w:pos="8640"/>
                  </w:tabs>
                  <w:jc w:val="center"/>
                </w:pPr>
              </w:p>
            </w:txbxContent>
          </v:textbox>
        </v:rect>
      </w:pict>
    </w:r>
    <w:r>
      <w:rPr>
        <w:noProof/>
      </w:rPr>
      <w:pict>
        <v:rect id="_x0000_s2078" style="position:absolute;margin-left:446.1pt;margin-top:-32.45pt;width:39.9pt;height:16.15pt;z-index:251634176" fillcolor="silver">
          <v:textbox style="mso-next-textbox:#_x0000_s2078">
            <w:txbxContent>
              <w:p w:rsidR="00E244DC" w:rsidRDefault="00E244DC">
                <w:pPr>
                  <w:jc w:val="center"/>
                  <w:rPr>
                    <w:b/>
                    <w:sz w:val="12"/>
                  </w:rPr>
                </w:pPr>
                <w:r>
                  <w:rPr>
                    <w:b/>
                    <w:sz w:val="12"/>
                  </w:rPr>
                  <w:t>PAGE</w:t>
                </w:r>
              </w:p>
            </w:txbxContent>
          </v:textbox>
        </v:rect>
      </w:pict>
    </w:r>
    <w:r>
      <w:rPr>
        <w:noProof/>
      </w:rPr>
      <w:pict>
        <v:rect id="_x0000_s2086" style="position:absolute;margin-left:140.85pt;margin-top:-32.4pt;width:126.45pt;height:15.5pt;z-index:251639296" fillcolor="silver">
          <v:textbox style="mso-next-textbox:#_x0000_s2086">
            <w:txbxContent>
              <w:p w:rsidR="00E244DC" w:rsidRDefault="00E244DC">
                <w:pPr>
                  <w:jc w:val="center"/>
                  <w:rPr>
                    <w:b/>
                    <w:sz w:val="12"/>
                  </w:rPr>
                </w:pPr>
                <w:r>
                  <w:rPr>
                    <w:b/>
                    <w:sz w:val="12"/>
                  </w:rPr>
                  <w:t>SYSTEM NAME</w:t>
                </w:r>
              </w:p>
            </w:txbxContent>
          </v:textbox>
        </v:rect>
      </w:pict>
    </w:r>
    <w:r>
      <w:rPr>
        <w:noProof/>
      </w:rPr>
      <w:pict>
        <v:shape id="_x0000_s2085" type="#_x0000_t202" style="position:absolute;margin-left:232.7pt;margin-top:-49.3pt;width:223.2pt;height:21.6pt;z-index:251638272" filled="f" stroked="f">
          <v:textbox style="mso-next-textbox:#_x0000_s2085">
            <w:txbxContent>
              <w:p w:rsidR="00E244DC" w:rsidRDefault="00E244DC">
                <w:pPr>
                  <w:rPr>
                    <w:b/>
                  </w:rPr>
                </w:pPr>
                <w:r>
                  <w:rPr>
                    <w:b/>
                  </w:rPr>
                  <w:t>DOCUMENT IDENTIFICATION</w:t>
                </w:r>
              </w:p>
            </w:txbxContent>
          </v:textbox>
        </v:shape>
      </w:pict>
    </w:r>
    <w:r>
      <w:rPr>
        <w:noProof/>
      </w:rPr>
      <w:pict>
        <v:rect id="_x0000_s2084" style="position:absolute;margin-left:140.85pt;margin-top:-46.1pt;width:345.15pt;height:13.65pt;z-index:251637248">
          <v:textbox style="mso-next-textbox:#_x0000_s2084">
            <w:txbxContent>
              <w:p w:rsidR="00E244DC" w:rsidRDefault="00E244DC">
                <w:pPr>
                  <w:jc w:val="center"/>
                  <w:rPr>
                    <w:sz w:val="18"/>
                  </w:rPr>
                </w:pPr>
              </w:p>
            </w:txbxContent>
          </v:textbox>
        </v:rect>
      </w:pict>
    </w:r>
    <w:r>
      <w:rPr>
        <w:noProof/>
      </w:rPr>
      <w:pict>
        <v:rect id="_x0000_s2077" style="position:absolute;margin-left:398.7pt;margin-top:-32.7pt;width:47.4pt;height:17.4pt;z-index:251633152" fillcolor="silver">
          <v:textbox style="mso-next-textbox:#_x0000_s2077">
            <w:txbxContent>
              <w:p w:rsidR="00E244DC" w:rsidRDefault="00E244DC">
                <w:pPr>
                  <w:pStyle w:val="BodyText2"/>
                  <w:rPr>
                    <w:sz w:val="12"/>
                  </w:rPr>
                </w:pPr>
                <w:r>
                  <w:rPr>
                    <w:sz w:val="12"/>
                  </w:rPr>
                  <w:t>VERSION</w:t>
                </w:r>
              </w:p>
            </w:txbxContent>
          </v:textbox>
        </v:rect>
      </w:pict>
    </w:r>
    <w:r>
      <w:rPr>
        <w:rStyle w:val="PageNumber"/>
      </w:rPr>
      <w:fldChar w:fldCharType="begin"/>
    </w:r>
    <w:r>
      <w:rPr>
        <w:noProof/>
      </w:rPr>
      <w:pict>
        <v:rect id="_x0000_s2081" style="position:absolute;margin-left:536.1pt;margin-top:726.55pt;width:39.9pt;height:36.6pt;z-index:251631104;mso-position-horizontal-relative:text;mso-position-vertical-relative:text">
          <v:textbox style="mso-next-textbox:#_x0000_s2081">
            <w:txbxContent>
              <w:p w:rsidR="00E244DC" w:rsidRDefault="00E244DC">
                <w:pPr>
                  <w:jc w:val="center"/>
                  <w:rPr>
                    <w:sz w:val="16"/>
                  </w:rPr>
                </w:pPr>
                <w:r>
                  <w:rPr>
                    <w:rStyle w:val="PageNumber"/>
                  </w:rPr>
                  <w:fldChar w:fldCharType="begin"/>
                </w:r>
                <w:r>
                  <w:rPr>
                    <w:rStyle w:val="PageNumber"/>
                  </w:rPr>
                  <w:instrText xml:space="preserve"> PAGE </w:instrText>
                </w:r>
                <w:r>
                  <w:rPr>
                    <w:rStyle w:val="PageNumber"/>
                  </w:rPr>
                  <w:fldChar w:fldCharType="separate"/>
                </w:r>
                <w:r w:rsidR="00BC06A7">
                  <w:rPr>
                    <w:rStyle w:val="PageNumber"/>
                    <w:noProof/>
                  </w:rPr>
                  <w:t>vii</w:t>
                </w:r>
                <w:r>
                  <w:rPr>
                    <w:rStyle w:val="PageNumber"/>
                  </w:rPr>
                  <w:fldChar w:fldCharType="end"/>
                </w:r>
              </w:p>
            </w:txbxContent>
          </v:textbox>
        </v:rect>
      </w:pict>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pPr>
      <w:pStyle w:val="Footer"/>
      <w:ind w:right="360"/>
    </w:pPr>
    <w:r>
      <w:rPr>
        <w:noProof/>
      </w:rPr>
      <w:pict>
        <v:rect id="_x0000_s2121" style="position:absolute;margin-left:352.6pt;margin-top:-32.35pt;width:47.4pt;height:15.9pt;z-index:251657728" fillcolor="silver">
          <v:textbox style="mso-next-textbox:#_x0000_s2121">
            <w:txbxContent>
              <w:p w:rsidR="00E244DC" w:rsidRDefault="00E244DC">
                <w:pPr>
                  <w:pStyle w:val="BodyText2"/>
                  <w:rPr>
                    <w:sz w:val="12"/>
                  </w:rPr>
                </w:pPr>
                <w:r>
                  <w:rPr>
                    <w:sz w:val="12"/>
                  </w:rPr>
                  <w:t>FORMAT</w:t>
                </w:r>
              </w:p>
            </w:txbxContent>
          </v:textbox>
        </v:rect>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4" type="#_x0000_t75" style="position:absolute;margin-left:-43.95pt;margin-top:-30.1pt;width:177.1pt;height:39.2pt;z-index:251686400">
          <v:imagedata r:id="rId1" o:title="UTM AIS" grayscale="t" bilevel="t"/>
          <w10:wrap type="square"/>
        </v:shape>
      </w:pict>
    </w:r>
    <w:r>
      <w:rPr>
        <w:noProof/>
      </w:rPr>
      <w:pict>
        <v:group id="_x0000_s2156" style="position:absolute;margin-left:-71.1pt;margin-top:-226.4pt;width:30.85pt;height:254.15pt;z-index:251683328" coordorigin="432,7435" coordsize="432,7973">
          <v:rect id="_x0000_s2157" style="position:absolute;left:-3339;top:11206;width:7973;height:432;rotation:90;flip:x" filled="f" stroked="f">
            <v:textbox style="layout-flow:vertical;mso-layout-flow-alt:bottom-to-top;mso-next-textbox:#_x0000_s2157">
              <w:txbxContent>
                <w:p w:rsidR="00E244DC" w:rsidRDefault="00E244DC" w:rsidP="004D4B8D">
                  <w:pPr>
                    <w:rPr>
                      <w:sz w:val="10"/>
                    </w:rPr>
                  </w:pPr>
                  <w:r w:rsidRPr="009444BF">
                    <w:rPr>
                      <w:sz w:val="10"/>
                    </w:rPr>
                    <w:t>This document and the information it contains are property of AIS-UTM, © All Copyrights reserved, 2013 and confidential. They shall not be Reproduced nor disclosed to any person except to those having a need to know them without prior written consent of AIS-UTM</w:t>
                  </w:r>
                </w:p>
              </w:txbxContent>
            </v:textbox>
          </v:rect>
        </v:group>
      </w:pict>
    </w:r>
    <w:r>
      <w:rPr>
        <w:noProof/>
      </w:rPr>
      <w:pict>
        <v:shapetype id="_x0000_t202" coordsize="21600,21600" o:spt="202" path="m,l,21600r21600,l21600,xe">
          <v:stroke joinstyle="miter"/>
          <v:path gradientshapeok="t" o:connecttype="rect"/>
        </v:shapetype>
        <v:shape id="_x0000_s2129" type="#_x0000_t202" style="position:absolute;margin-left:139.05pt;margin-top:-16.9pt;width:125.1pt;height:35.15pt;z-index:251664896" filled="f" stroked="f">
          <v:textbox style="mso-next-textbox:#_x0000_s2129">
            <w:txbxContent>
              <w:p w:rsidR="00E244DC" w:rsidRDefault="00E244DC">
                <w:pPr>
                  <w:pStyle w:val="BodyText3"/>
                  <w:spacing w:before="80" w:line="240" w:lineRule="auto"/>
                </w:pPr>
                <w:r>
                  <w:t>Vending Machine Control System (VMCS)</w:t>
                </w:r>
              </w:p>
            </w:txbxContent>
          </v:textbox>
        </v:shape>
      </w:pict>
    </w:r>
    <w:r>
      <w:rPr>
        <w:noProof/>
      </w:rPr>
      <w:pict>
        <v:shape id="_x0000_s2124" type="#_x0000_t202" style="position:absolute;margin-left:267.5pt;margin-top:-17.1pt;width:85pt;height:37.25pt;z-index:251660800">
          <v:textbox style="mso-next-textbox:#_x0000_s2124">
            <w:txbxContent>
              <w:p w:rsidR="00E244DC" w:rsidRDefault="00E244DC">
                <w:pPr>
                  <w:spacing w:before="40" w:after="40"/>
                  <w:jc w:val="center"/>
                  <w:rPr>
                    <w:sz w:val="16"/>
                  </w:rPr>
                </w:pPr>
                <w:r>
                  <w:rPr>
                    <w:sz w:val="16"/>
                  </w:rPr>
                  <w:t>09-01-022</w:t>
                </w:r>
              </w:p>
            </w:txbxContent>
          </v:textbox>
        </v:shape>
      </w:pict>
    </w:r>
    <w:r>
      <w:rPr>
        <w:noProof/>
      </w:rPr>
      <w:pict>
        <v:shape id="_x0000_s2123" type="#_x0000_t202" style="position:absolute;margin-left:446pt;margin-top:-17.35pt;width:40pt;height:38pt;z-index:251659776">
          <v:textbox style="mso-next-textbox:#_x0000_s2123">
            <w:txbxContent>
              <w:p w:rsidR="00E244DC" w:rsidRDefault="00E244DC">
                <w:pPr>
                  <w:spacing w:before="40" w:after="40"/>
                  <w:jc w:val="center"/>
                  <w:rPr>
                    <w:sz w:val="16"/>
                  </w:rPr>
                </w:pPr>
                <w:r>
                  <w:rPr>
                    <w:rStyle w:val="PageNumber"/>
                    <w:sz w:val="16"/>
                  </w:rPr>
                  <w:fldChar w:fldCharType="begin"/>
                </w:r>
                <w:r>
                  <w:rPr>
                    <w:rStyle w:val="PageNumber"/>
                    <w:sz w:val="16"/>
                  </w:rPr>
                  <w:instrText xml:space="preserve"> PAGE </w:instrText>
                </w:r>
                <w:r>
                  <w:rPr>
                    <w:rStyle w:val="PageNumber"/>
                    <w:sz w:val="16"/>
                  </w:rPr>
                  <w:fldChar w:fldCharType="separate"/>
                </w:r>
                <w:r w:rsidR="00BC06A7">
                  <w:rPr>
                    <w:rStyle w:val="PageNumber"/>
                    <w:noProof/>
                    <w:sz w:val="16"/>
                  </w:rPr>
                  <w:t>44</w:t>
                </w:r>
                <w:r>
                  <w:rPr>
                    <w:rStyle w:val="PageNumber"/>
                    <w:sz w:val="16"/>
                  </w:rPr>
                  <w:fldChar w:fldCharType="end"/>
                </w:r>
                <w:r>
                  <w:rPr>
                    <w:rStyle w:val="PageNumber"/>
                    <w:sz w:val="16"/>
                  </w:rPr>
                  <w:t>/19</w:t>
                </w:r>
              </w:p>
            </w:txbxContent>
          </v:textbox>
        </v:shape>
      </w:pict>
    </w:r>
    <w:r>
      <w:rPr>
        <w:noProof/>
      </w:rPr>
      <w:pict>
        <v:rect id="_x0000_s2122" style="position:absolute;margin-left:352.65pt;margin-top:-16.75pt;width:47.4pt;height:37.05pt;z-index:251658752">
          <v:textbox style="mso-next-textbox:#_x0000_s2122">
            <w:txbxContent>
              <w:p w:rsidR="00E244DC" w:rsidRDefault="00E244DC">
                <w:pPr>
                  <w:spacing w:before="80"/>
                  <w:jc w:val="center"/>
                  <w:rPr>
                    <w:sz w:val="16"/>
                  </w:rPr>
                </w:pPr>
                <w:r>
                  <w:rPr>
                    <w:sz w:val="16"/>
                  </w:rPr>
                  <w:t>A4</w:t>
                </w:r>
              </w:p>
            </w:txbxContent>
          </v:textbox>
        </v:rect>
      </w:pict>
    </w:r>
    <w:r>
      <w:rPr>
        <w:noProof/>
      </w:rPr>
      <w:pict>
        <v:rect id="_x0000_s2119" style="position:absolute;margin-left:140.85pt;margin-top:-16.75pt;width:126.45pt;height:37pt;z-index:251656704">
          <v:textbox style="mso-next-textbox:#_x0000_s2119">
            <w:txbxContent>
              <w:p w:rsidR="00E244DC" w:rsidRDefault="00E244DC">
                <w:pPr>
                  <w:pStyle w:val="Header"/>
                  <w:tabs>
                    <w:tab w:val="clear" w:pos="4320"/>
                    <w:tab w:val="clear" w:pos="8640"/>
                  </w:tabs>
                  <w:jc w:val="center"/>
                </w:pPr>
              </w:p>
            </w:txbxContent>
          </v:textbox>
        </v:rect>
      </w:pict>
    </w:r>
    <w:r>
      <w:rPr>
        <w:noProof/>
      </w:rPr>
      <w:pict>
        <v:rect id="_x0000_s2118" style="position:absolute;margin-left:140.85pt;margin-top:-32.4pt;width:126.45pt;height:15.5pt;z-index:251655680" fillcolor="silver">
          <v:textbox style="mso-next-textbox:#_x0000_s2118">
            <w:txbxContent>
              <w:p w:rsidR="00E244DC" w:rsidRDefault="00E244DC">
                <w:pPr>
                  <w:jc w:val="center"/>
                  <w:rPr>
                    <w:b/>
                    <w:sz w:val="12"/>
                  </w:rPr>
                </w:pPr>
                <w:r>
                  <w:rPr>
                    <w:b/>
                    <w:sz w:val="12"/>
                  </w:rPr>
                  <w:t>SYSTEM NAME</w:t>
                </w:r>
              </w:p>
            </w:txbxContent>
          </v:textbox>
        </v:rect>
      </w:pict>
    </w:r>
    <w:r>
      <w:rPr>
        <w:noProof/>
      </w:rPr>
      <w:pict>
        <v:shape id="_x0000_s2117" type="#_x0000_t202" style="position:absolute;margin-left:232.7pt;margin-top:-49.3pt;width:223.2pt;height:21.6pt;z-index:251654656" filled="f" stroked="f">
          <v:textbox style="mso-next-textbox:#_x0000_s2117">
            <w:txbxContent>
              <w:p w:rsidR="00E244DC" w:rsidRDefault="00E244DC">
                <w:pPr>
                  <w:rPr>
                    <w:b/>
                  </w:rPr>
                </w:pPr>
                <w:r>
                  <w:rPr>
                    <w:b/>
                  </w:rPr>
                  <w:t>DOCUMENT IDENTIFICATION</w:t>
                </w:r>
              </w:p>
            </w:txbxContent>
          </v:textbox>
        </v:shape>
      </w:pict>
    </w:r>
    <w:r>
      <w:rPr>
        <w:noProof/>
      </w:rPr>
      <w:pict>
        <v:rect id="_x0000_s2116" style="position:absolute;margin-left:140.85pt;margin-top:-46.1pt;width:345.15pt;height:13.65pt;z-index:251653632">
          <v:textbox style="mso-next-textbox:#_x0000_s2116">
            <w:txbxContent>
              <w:p w:rsidR="00E244DC" w:rsidRDefault="00E244DC">
                <w:pPr>
                  <w:jc w:val="center"/>
                  <w:rPr>
                    <w:sz w:val="18"/>
                  </w:rPr>
                </w:pPr>
              </w:p>
            </w:txbxContent>
          </v:textbox>
        </v:rect>
      </w:pict>
    </w:r>
    <w:r>
      <w:rPr>
        <w:noProof/>
      </w:rPr>
      <w:pict>
        <v:rect id="_x0000_s2115" style="position:absolute;margin-left:398.7pt;margin-top:-17.35pt;width:47.4pt;height:37.6pt;z-index:251652608">
          <v:textbox style="mso-next-textbox:#_x0000_s2115">
            <w:txbxContent>
              <w:p w:rsidR="00E244DC" w:rsidRDefault="00E244DC">
                <w:pPr>
                  <w:spacing w:before="80"/>
                  <w:jc w:val="center"/>
                  <w:rPr>
                    <w:sz w:val="16"/>
                  </w:rPr>
                </w:pPr>
                <w:r>
                  <w:rPr>
                    <w:sz w:val="16"/>
                  </w:rPr>
                  <w:t>-</w:t>
                </w:r>
              </w:p>
            </w:txbxContent>
          </v:textbox>
        </v:rect>
      </w:pict>
    </w:r>
    <w:r>
      <w:rPr>
        <w:noProof/>
      </w:rPr>
      <w:pict>
        <v:rect id="_x0000_s2114" style="position:absolute;margin-left:267.3pt;margin-top:-32.8pt;width:85.65pt;height:20.4pt;z-index:251651584" fillcolor="silver">
          <v:textbox style="mso-next-textbox:#_x0000_s2114">
            <w:txbxContent>
              <w:p w:rsidR="00E244DC" w:rsidRDefault="00E244DC">
                <w:pPr>
                  <w:jc w:val="center"/>
                  <w:rPr>
                    <w:b/>
                    <w:sz w:val="12"/>
                  </w:rPr>
                </w:pPr>
                <w:r>
                  <w:rPr>
                    <w:b/>
                    <w:sz w:val="12"/>
                  </w:rPr>
                  <w:t>ITEM NUMBER</w:t>
                </w:r>
              </w:p>
            </w:txbxContent>
          </v:textbox>
        </v:rect>
      </w:pict>
    </w:r>
    <w:r>
      <w:rPr>
        <w:noProof/>
      </w:rPr>
      <w:pict>
        <v:rect id="_x0000_s2113" style="position:absolute;margin-left:446.1pt;margin-top:-32.45pt;width:39.9pt;height:17pt;z-index:251650560" fillcolor="silver">
          <v:textbox style="mso-next-textbox:#_x0000_s2113">
            <w:txbxContent>
              <w:p w:rsidR="00E244DC" w:rsidRDefault="00E244DC">
                <w:pPr>
                  <w:jc w:val="center"/>
                  <w:rPr>
                    <w:b/>
                    <w:sz w:val="12"/>
                  </w:rPr>
                </w:pPr>
                <w:r>
                  <w:rPr>
                    <w:b/>
                    <w:sz w:val="12"/>
                  </w:rPr>
                  <w:t>PAGE</w:t>
                </w:r>
              </w:p>
            </w:txbxContent>
          </v:textbox>
        </v:rect>
      </w:pict>
    </w:r>
    <w:r>
      <w:rPr>
        <w:noProof/>
      </w:rPr>
      <w:pict>
        <v:rect id="_x0000_s2112" style="position:absolute;margin-left:398.7pt;margin-top:-32.7pt;width:47.4pt;height:17.4pt;z-index:251649536" fillcolor="silver">
          <v:textbox style="mso-next-textbox:#_x0000_s2112">
            <w:txbxContent>
              <w:p w:rsidR="00E244DC" w:rsidRDefault="00E244DC">
                <w:pPr>
                  <w:pStyle w:val="BodyText2"/>
                  <w:rPr>
                    <w:sz w:val="12"/>
                  </w:rPr>
                </w:pPr>
                <w:r>
                  <w:rPr>
                    <w:sz w:val="12"/>
                  </w:rPr>
                  <w:t>VERSION</w:t>
                </w:r>
              </w:p>
            </w:txbxContent>
          </v:textbox>
        </v:rect>
      </w:pict>
    </w:r>
    <w:r>
      <w:rPr>
        <w:noProof/>
      </w:rPr>
      <w:pict>
        <v:rect id="_x0000_s2111" style="position:absolute;margin-left:-46.8pt;margin-top:-46.1pt;width:187.65pt;height:66.25pt;z-index:251648512" filled="f"/>
      </w:pict>
    </w:r>
    <w:r>
      <w:rPr>
        <w:rStyle w:val="PageNumber"/>
      </w:rPr>
      <w:fldChar w:fldCharType="begin"/>
    </w:r>
    <w:r>
      <w:rPr>
        <w:noProof/>
      </w:rPr>
      <w:pict>
        <v:rect id="_x0000_s2110" style="position:absolute;margin-left:536.1pt;margin-top:726.55pt;width:39.9pt;height:36.6pt;z-index:251647488;mso-position-horizontal-relative:text;mso-position-vertical-relative:text">
          <v:textbox style="mso-next-textbox:#_x0000_s2110">
            <w:txbxContent>
              <w:p w:rsidR="00E244DC" w:rsidRDefault="00E244DC">
                <w:pPr>
                  <w:jc w:val="center"/>
                  <w:rPr>
                    <w:sz w:val="16"/>
                  </w:rPr>
                </w:pPr>
                <w:r>
                  <w:rPr>
                    <w:rStyle w:val="PageNumber"/>
                  </w:rPr>
                  <w:fldChar w:fldCharType="begin"/>
                </w:r>
                <w:r>
                  <w:rPr>
                    <w:rStyle w:val="PageNumber"/>
                  </w:rPr>
                  <w:instrText xml:space="preserve"> PAGE </w:instrText>
                </w:r>
                <w:r>
                  <w:rPr>
                    <w:rStyle w:val="PageNumber"/>
                  </w:rPr>
                  <w:fldChar w:fldCharType="separate"/>
                </w:r>
                <w:r w:rsidR="00BC06A7">
                  <w:rPr>
                    <w:rStyle w:val="PageNumber"/>
                    <w:noProof/>
                  </w:rPr>
                  <w:t>44</w:t>
                </w:r>
                <w:r>
                  <w:rPr>
                    <w:rStyle w:val="PageNumber"/>
                  </w:rPr>
                  <w:fldChar w:fldCharType="end"/>
                </w:r>
              </w:p>
            </w:txbxContent>
          </v:textbox>
        </v:rect>
      </w:pict>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7BA" w:rsidRDefault="00FE17BA">
      <w:r>
        <w:separator/>
      </w:r>
    </w:p>
  </w:footnote>
  <w:footnote w:type="continuationSeparator" w:id="0">
    <w:p w:rsidR="00FE17BA" w:rsidRDefault="00FE17BA">
      <w:r>
        <w:continuationSeparator/>
      </w:r>
    </w:p>
  </w:footnote>
  <w:footnote w:type="continuationNotice" w:id="1">
    <w:p w:rsidR="00FE17BA" w:rsidRDefault="00FE17B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pPr>
      <w:pStyle w:val="BodyText"/>
    </w:pPr>
    <w:r>
      <w:rPr>
        <w:noProof/>
        <w:sz w:val="20"/>
      </w:rPr>
      <w:pict>
        <v:shapetype id="_x0000_t202" coordsize="21600,21600" o:spt="202" path="m,l,21600r21600,l21600,xe">
          <v:stroke joinstyle="miter"/>
          <v:path gradientshapeok="t" o:connecttype="rect"/>
        </v:shapetype>
        <v:shape id="_x0000_s2137" type="#_x0000_t202" style="position:absolute;left:0;text-align:left;margin-left:-55.5pt;margin-top:-23.25pt;width:113.55pt;height:21pt;z-index:251668992" strokecolor="white">
          <v:textbox style="mso-next-textbox:#_x0000_s2137">
            <w:txbxContent>
              <w:p w:rsidR="00E244DC" w:rsidRDefault="00E244DC">
                <w:pPr>
                  <w:rPr>
                    <w:b/>
                    <w:bCs/>
                  </w:rPr>
                </w:pPr>
                <w:r>
                  <w:rPr>
                    <w:b/>
                    <w:bCs/>
                  </w:rPr>
                  <w:t>UNCLASSIFIED</w:t>
                </w:r>
              </w:p>
            </w:txbxContent>
          </v:textbox>
        </v:shape>
      </w:pict>
    </w:r>
    <w:r>
      <w:rPr>
        <w:noProof/>
        <w:sz w:val="20"/>
      </w:rPr>
      <w:pict>
        <v:rect id="_x0000_s2132" style="position:absolute;left:0;text-align:left;margin-left:-46.8pt;margin-top:0;width:532.8pt;height:727.2pt;z-index:251665920" filled="f"/>
      </w:pict>
    </w:r>
  </w:p>
  <w:p w:rsidR="00E244DC" w:rsidRDefault="00E244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pPr>
      <w:pStyle w:val="BodyText"/>
    </w:pPr>
    <w:r>
      <w:rPr>
        <w:noProof/>
        <w:sz w:val="20"/>
      </w:rPr>
      <w:pict>
        <v:shapetype id="_x0000_t202" coordsize="21600,21600" o:spt="202" path="m,l,21600r21600,l21600,xe">
          <v:stroke joinstyle="miter"/>
          <v:path gradientshapeok="t" o:connecttype="rect"/>
        </v:shapetype>
        <v:shape id="_x0000_s2074" type="#_x0000_t202" style="position:absolute;left:0;text-align:left;margin-left:-55.5pt;margin-top:-23.25pt;width:104.55pt;height:21pt;z-index:251630080" strokecolor="white">
          <v:textbox style="mso-next-textbox:#_x0000_s2074">
            <w:txbxContent>
              <w:p w:rsidR="00E244DC" w:rsidRDefault="00E244DC">
                <w:pPr>
                  <w:rPr>
                    <w:b/>
                    <w:bCs/>
                  </w:rPr>
                </w:pPr>
                <w:r>
                  <w:rPr>
                    <w:b/>
                    <w:bCs/>
                  </w:rPr>
                  <w:t>UNCLASSIFIED</w:t>
                </w:r>
              </w:p>
            </w:txbxContent>
          </v:textbox>
        </v:shape>
      </w:pict>
    </w:r>
    <w:r>
      <w:rPr>
        <w:noProof/>
        <w:sz w:val="20"/>
      </w:rPr>
      <w:pict>
        <v:shape id="_x0000_s2125" type="#_x0000_t202" style="position:absolute;left:0;text-align:left;margin-left:274.5pt;margin-top:-25.5pt;width:218.25pt;height:21pt;z-index:251661824" strokecolor="white">
          <v:textbox style="mso-next-textbox:#_x0000_s2125">
            <w:txbxContent>
              <w:p w:rsidR="00E244DC" w:rsidRDefault="00E244DC">
                <w:pPr>
                  <w:jc w:val="right"/>
                  <w:rPr>
                    <w:b/>
                    <w:bCs/>
                    <w:i/>
                    <w:iCs/>
                  </w:rPr>
                </w:pPr>
                <w:r>
                  <w:rPr>
                    <w:rFonts w:cs="Arial"/>
                    <w:vanish/>
                  </w:rPr>
                  <w:pgNum/>
                </w:r>
                <w:r>
                  <w:rPr>
                    <w:rFonts w:cs="Arial"/>
                    <w:vanish/>
                  </w:rPr>
                  <w:pgNum/>
                </w:r>
                <w:r>
                  <w:rPr>
                    <w:b/>
                    <w:bCs/>
                    <w:i/>
                    <w:iCs/>
                  </w:rPr>
                  <w:t>/SRS</w:t>
                </w:r>
              </w:p>
            </w:txbxContent>
          </v:textbox>
        </v:shape>
      </w:pict>
    </w:r>
    <w:r>
      <w:rPr>
        <w:noProof/>
        <w:sz w:val="20"/>
      </w:rPr>
      <w:pict>
        <v:rect id="_x0000_s2071" style="position:absolute;left:0;text-align:left;margin-left:-46.8pt;margin-top:0;width:532.8pt;height:727.2pt;z-index:251628032" filled="f"/>
      </w:pict>
    </w:r>
  </w:p>
  <w:p w:rsidR="00E244DC" w:rsidRDefault="00E244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4DC" w:rsidRDefault="00E244DC">
    <w:pPr>
      <w:pStyle w:val="BodyText"/>
    </w:pPr>
    <w:r>
      <w:rPr>
        <w:noProof/>
        <w:sz w:val="20"/>
      </w:rPr>
      <w:pict>
        <v:shapetype id="_x0000_t202" coordsize="21600,21600" o:spt="202" path="m,l,21600r21600,l21600,xe">
          <v:stroke joinstyle="miter"/>
          <v:path gradientshapeok="t" o:connecttype="rect"/>
        </v:shapetype>
        <v:shape id="_x0000_s2095" type="#_x0000_t202" style="position:absolute;left:0;text-align:left;margin-left:-55.5pt;margin-top:-23.25pt;width:104.55pt;height:21pt;z-index:251645440" strokecolor="white">
          <v:textbox style="mso-next-textbox:#_x0000_s2095">
            <w:txbxContent>
              <w:p w:rsidR="00E244DC" w:rsidRDefault="00E244DC">
                <w:pPr>
                  <w:rPr>
                    <w:b/>
                    <w:bCs/>
                  </w:rPr>
                </w:pPr>
                <w:r>
                  <w:rPr>
                    <w:b/>
                    <w:bCs/>
                  </w:rPr>
                  <w:t>UNCLASSIFIED</w:t>
                </w:r>
              </w:p>
            </w:txbxContent>
          </v:textbox>
        </v:shape>
      </w:pict>
    </w:r>
    <w:r>
      <w:rPr>
        <w:noProof/>
        <w:sz w:val="20"/>
      </w:rPr>
      <w:pict>
        <v:shape id="_x0000_s2126" type="#_x0000_t202" style="position:absolute;left:0;text-align:left;margin-left:274.5pt;margin-top:-24.75pt;width:218.25pt;height:21pt;z-index:251662848" strokecolor="white">
          <v:textbox style="mso-next-textbox:#_x0000_s2126">
            <w:txbxContent>
              <w:p w:rsidR="00E244DC" w:rsidRDefault="00E244DC">
                <w:pPr>
                  <w:jc w:val="right"/>
                  <w:rPr>
                    <w:b/>
                    <w:bCs/>
                    <w:i/>
                    <w:iCs/>
                  </w:rPr>
                </w:pPr>
                <w:r>
                  <w:rPr>
                    <w:b/>
                    <w:bCs/>
                    <w:i/>
                    <w:iCs/>
                  </w:rPr>
                  <w:t xml:space="preserve"> </w:t>
                </w:r>
                <w:r>
                  <w:rPr>
                    <w:rFonts w:cs="Arial"/>
                    <w:vanish/>
                  </w:rPr>
                  <w:pgNum/>
                </w:r>
                <w:r>
                  <w:rPr>
                    <w:rFonts w:cs="Arial"/>
                    <w:vanish/>
                  </w:rPr>
                  <w:pgNum/>
                </w:r>
                <w:r>
                  <w:rPr>
                    <w:b/>
                    <w:bCs/>
                    <w:i/>
                    <w:iCs/>
                  </w:rPr>
                  <w:t>/SRS</w:t>
                </w:r>
              </w:p>
            </w:txbxContent>
          </v:textbox>
        </v:shape>
      </w:pict>
    </w:r>
  </w:p>
  <w:p w:rsidR="00E244DC" w:rsidRDefault="00E244DC">
    <w:pPr>
      <w:pStyle w:val="Header"/>
    </w:pPr>
    <w:r>
      <w:rPr>
        <w:noProof/>
      </w:rPr>
      <w:pict>
        <v:rect id="_x0000_s2092" style="position:absolute;margin-left:-46.8pt;margin-top:-13.65pt;width:532.8pt;height:727.2pt;z-index:251644416" fill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37B35"/>
    <w:multiLevelType w:val="hybridMultilevel"/>
    <w:tmpl w:val="EE1E73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866D23"/>
    <w:multiLevelType w:val="hybridMultilevel"/>
    <w:tmpl w:val="43C6610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C443DE5"/>
    <w:multiLevelType w:val="hybridMultilevel"/>
    <w:tmpl w:val="6A9EB990"/>
    <w:lvl w:ilvl="0" w:tplc="5ED44800">
      <w:start w:val="1"/>
      <w:numFmt w:val="lowerRoman"/>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A13B3F"/>
    <w:multiLevelType w:val="hybridMultilevel"/>
    <w:tmpl w:val="56546C40"/>
    <w:lvl w:ilvl="0" w:tplc="B8D0B7A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F2480"/>
    <w:multiLevelType w:val="hybridMultilevel"/>
    <w:tmpl w:val="DB2264BC"/>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B62145"/>
    <w:multiLevelType w:val="hybridMultilevel"/>
    <w:tmpl w:val="D5A00CD6"/>
    <w:lvl w:ilvl="0" w:tplc="C87CEAE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0"/>
        </w:tabs>
        <w:ind w:left="0" w:hanging="180"/>
      </w:pPr>
    </w:lvl>
    <w:lvl w:ilvl="3" w:tplc="0409000F" w:tentative="1">
      <w:start w:val="1"/>
      <w:numFmt w:val="decimal"/>
      <w:lvlText w:val="%4."/>
      <w:lvlJc w:val="left"/>
      <w:pPr>
        <w:tabs>
          <w:tab w:val="num" w:pos="720"/>
        </w:tabs>
        <w:ind w:left="720" w:hanging="360"/>
      </w:pPr>
    </w:lvl>
    <w:lvl w:ilvl="4" w:tplc="04090019" w:tentative="1">
      <w:start w:val="1"/>
      <w:numFmt w:val="lowerLetter"/>
      <w:lvlText w:val="%5."/>
      <w:lvlJc w:val="left"/>
      <w:pPr>
        <w:tabs>
          <w:tab w:val="num" w:pos="1440"/>
        </w:tabs>
        <w:ind w:left="1440" w:hanging="360"/>
      </w:pPr>
    </w:lvl>
    <w:lvl w:ilvl="5" w:tplc="0409001B" w:tentative="1">
      <w:start w:val="1"/>
      <w:numFmt w:val="lowerRoman"/>
      <w:lvlText w:val="%6."/>
      <w:lvlJc w:val="right"/>
      <w:pPr>
        <w:tabs>
          <w:tab w:val="num" w:pos="2160"/>
        </w:tabs>
        <w:ind w:left="2160" w:hanging="180"/>
      </w:pPr>
    </w:lvl>
    <w:lvl w:ilvl="6" w:tplc="0409000F" w:tentative="1">
      <w:start w:val="1"/>
      <w:numFmt w:val="decimal"/>
      <w:lvlText w:val="%7."/>
      <w:lvlJc w:val="left"/>
      <w:pPr>
        <w:tabs>
          <w:tab w:val="num" w:pos="2880"/>
        </w:tabs>
        <w:ind w:left="2880" w:hanging="360"/>
      </w:pPr>
    </w:lvl>
    <w:lvl w:ilvl="7" w:tplc="04090019" w:tentative="1">
      <w:start w:val="1"/>
      <w:numFmt w:val="lowerLetter"/>
      <w:lvlText w:val="%8."/>
      <w:lvlJc w:val="left"/>
      <w:pPr>
        <w:tabs>
          <w:tab w:val="num" w:pos="3600"/>
        </w:tabs>
        <w:ind w:left="3600" w:hanging="360"/>
      </w:pPr>
    </w:lvl>
    <w:lvl w:ilvl="8" w:tplc="0409001B" w:tentative="1">
      <w:start w:val="1"/>
      <w:numFmt w:val="lowerRoman"/>
      <w:lvlText w:val="%9."/>
      <w:lvlJc w:val="right"/>
      <w:pPr>
        <w:tabs>
          <w:tab w:val="num" w:pos="4320"/>
        </w:tabs>
        <w:ind w:left="4320" w:hanging="180"/>
      </w:pPr>
    </w:lvl>
  </w:abstractNum>
  <w:abstractNum w:abstractNumId="6">
    <w:nsid w:val="1AE85AB5"/>
    <w:multiLevelType w:val="hybridMultilevel"/>
    <w:tmpl w:val="2AD21E82"/>
    <w:lvl w:ilvl="0" w:tplc="5F9EBD4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B27C9"/>
    <w:multiLevelType w:val="hybridMultilevel"/>
    <w:tmpl w:val="204EB14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1525E0"/>
    <w:multiLevelType w:val="hybridMultilevel"/>
    <w:tmpl w:val="E00E2240"/>
    <w:lvl w:ilvl="0" w:tplc="B8D0B7AE">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F582EAF"/>
    <w:multiLevelType w:val="hybridMultilevel"/>
    <w:tmpl w:val="D4CC43D6"/>
    <w:lvl w:ilvl="0" w:tplc="BD1A1332">
      <w:start w:val="1"/>
      <w:numFmt w:val="lowerRoman"/>
      <w:lvlText w:val="%1)"/>
      <w:lvlJc w:val="left"/>
      <w:pPr>
        <w:ind w:left="360" w:hanging="360"/>
      </w:pPr>
      <w:rPr>
        <w:rFonts w:hint="default"/>
        <w:b w:val="0"/>
      </w:rPr>
    </w:lvl>
    <w:lvl w:ilvl="1" w:tplc="04090019">
      <w:start w:val="1"/>
      <w:numFmt w:val="lowerLetter"/>
      <w:lvlText w:val="%2."/>
      <w:lvlJc w:val="left"/>
      <w:pPr>
        <w:ind w:left="1080" w:hanging="360"/>
      </w:pPr>
    </w:lvl>
    <w:lvl w:ilvl="2" w:tplc="B6BCC44C">
      <w:start w:val="1"/>
      <w:numFmt w:val="lowerRoman"/>
      <w:lvlText w:val="%3."/>
      <w:lvlJc w:val="right"/>
      <w:pPr>
        <w:ind w:left="1800" w:hanging="180"/>
      </w:pPr>
      <w:rPr>
        <w:b w:val="0"/>
        <w:bCs/>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54B6151"/>
    <w:multiLevelType w:val="hybridMultilevel"/>
    <w:tmpl w:val="05109C9E"/>
    <w:lvl w:ilvl="0" w:tplc="D8F4CB40">
      <w:start w:val="1"/>
      <w:numFmt w:val="lowerRoman"/>
      <w:lvlText w:val="%1)"/>
      <w:lvlJc w:val="left"/>
      <w:pPr>
        <w:ind w:left="1080" w:hanging="720"/>
      </w:pPr>
      <w:rPr>
        <w:rFonts w:ascii="Verdana" w:hAnsi="Verdana" w:cs="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DE1732"/>
    <w:multiLevelType w:val="hybridMultilevel"/>
    <w:tmpl w:val="C44C496C"/>
    <w:lvl w:ilvl="0" w:tplc="484013A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7A6D92"/>
    <w:multiLevelType w:val="hybridMultilevel"/>
    <w:tmpl w:val="A2F29D34"/>
    <w:lvl w:ilvl="0" w:tplc="4C2EF9EA">
      <w:start w:val="1"/>
      <w:numFmt w:val="lowerRoman"/>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E8C70AF"/>
    <w:multiLevelType w:val="hybridMultilevel"/>
    <w:tmpl w:val="2604E17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1F5381C"/>
    <w:multiLevelType w:val="hybridMultilevel"/>
    <w:tmpl w:val="89806218"/>
    <w:lvl w:ilvl="0" w:tplc="B8D0B7A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F44452"/>
    <w:multiLevelType w:val="hybridMultilevel"/>
    <w:tmpl w:val="8862AD40"/>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D05A34"/>
    <w:multiLevelType w:val="hybridMultilevel"/>
    <w:tmpl w:val="92E24B12"/>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92E5F76"/>
    <w:multiLevelType w:val="hybridMultilevel"/>
    <w:tmpl w:val="E1EE0D9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A7E45AF"/>
    <w:multiLevelType w:val="hybridMultilevel"/>
    <w:tmpl w:val="1E5E616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1AB0C03"/>
    <w:multiLevelType w:val="hybridMultilevel"/>
    <w:tmpl w:val="ED2AF9C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EC0AA0"/>
    <w:multiLevelType w:val="hybridMultilevel"/>
    <w:tmpl w:val="8BC8E38E"/>
    <w:lvl w:ilvl="0" w:tplc="B8D0B7AE">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80801"/>
    <w:multiLevelType w:val="multilevel"/>
    <w:tmpl w:val="2D36FDF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495A51B1"/>
    <w:multiLevelType w:val="hybridMultilevel"/>
    <w:tmpl w:val="D8860ED4"/>
    <w:lvl w:ilvl="0" w:tplc="2CBCB0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FB72F2"/>
    <w:multiLevelType w:val="hybridMultilevel"/>
    <w:tmpl w:val="55C4C1C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DD32B0"/>
    <w:multiLevelType w:val="hybridMultilevel"/>
    <w:tmpl w:val="809E99D0"/>
    <w:lvl w:ilvl="0" w:tplc="5D54FA06">
      <w:start w:val="1"/>
      <w:numFmt w:val="lowerRoman"/>
      <w:lvlText w:val="%1)"/>
      <w:lvlJc w:val="left"/>
      <w:pPr>
        <w:ind w:left="1080" w:hanging="720"/>
      </w:pPr>
      <w:rPr>
        <w:rFonts w:ascii="Verdana" w:hAnsi="Verdana" w:cs="Verdana"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F7445"/>
    <w:multiLevelType w:val="hybridMultilevel"/>
    <w:tmpl w:val="1E1EBA8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CDB416C"/>
    <w:multiLevelType w:val="hybridMultilevel"/>
    <w:tmpl w:val="279E1DCE"/>
    <w:lvl w:ilvl="0" w:tplc="B8D0B7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FD0740"/>
    <w:multiLevelType w:val="multilevel"/>
    <w:tmpl w:val="5568EBD8"/>
    <w:lvl w:ilvl="0">
      <w:start w:val="1"/>
      <w:numFmt w:val="decimal"/>
      <w:lvlText w:val="%1"/>
      <w:lvlJc w:val="left"/>
      <w:pPr>
        <w:tabs>
          <w:tab w:val="num" w:pos="432"/>
        </w:tabs>
        <w:ind w:left="432" w:hanging="432"/>
      </w:pPr>
      <w:rPr>
        <w:rFonts w:hint="default"/>
      </w:rPr>
    </w:lvl>
    <w:lvl w:ilvl="1">
      <w:start w:val="1"/>
      <w:numFmt w:val="decimal"/>
      <w:pStyle w:val="Heading30"/>
      <w:lvlText w:val="3.%2"/>
      <w:lvlJc w:val="left"/>
      <w:pPr>
        <w:tabs>
          <w:tab w:val="num" w:pos="720"/>
        </w:tabs>
        <w:ind w:left="576" w:hanging="576"/>
      </w:pPr>
      <w:rPr>
        <w:rFonts w:hint="default"/>
      </w:rPr>
    </w:lvl>
    <w:lvl w:ilvl="2">
      <w:start w:val="1"/>
      <w:numFmt w:val="none"/>
      <w:lvlText w:val="3.4.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4F9B3532"/>
    <w:multiLevelType w:val="hybridMultilevel"/>
    <w:tmpl w:val="F84880C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08F4CDB"/>
    <w:multiLevelType w:val="hybridMultilevel"/>
    <w:tmpl w:val="E00E2240"/>
    <w:lvl w:ilvl="0" w:tplc="B8D0B7AE">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0B042FF"/>
    <w:multiLevelType w:val="hybridMultilevel"/>
    <w:tmpl w:val="CD2CA0E0"/>
    <w:lvl w:ilvl="0" w:tplc="E4426A96">
      <w:start w:val="1"/>
      <w:numFmt w:val="lowerRoman"/>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CF4F7C"/>
    <w:multiLevelType w:val="hybridMultilevel"/>
    <w:tmpl w:val="124E97B6"/>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4DA716F"/>
    <w:multiLevelType w:val="hybridMultilevel"/>
    <w:tmpl w:val="F07430F2"/>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54A30EC"/>
    <w:multiLevelType w:val="hybridMultilevel"/>
    <w:tmpl w:val="06508E10"/>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A14DED"/>
    <w:multiLevelType w:val="hybridMultilevel"/>
    <w:tmpl w:val="CD2CA0E0"/>
    <w:lvl w:ilvl="0" w:tplc="E4426A96">
      <w:start w:val="1"/>
      <w:numFmt w:val="lowerRoman"/>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C957B76"/>
    <w:multiLevelType w:val="hybridMultilevel"/>
    <w:tmpl w:val="43C6610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DC505D2"/>
    <w:multiLevelType w:val="hybridMultilevel"/>
    <w:tmpl w:val="09CE7D5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DD279AD"/>
    <w:multiLevelType w:val="hybridMultilevel"/>
    <w:tmpl w:val="2BAE16BA"/>
    <w:lvl w:ilvl="0" w:tplc="FEC67E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BE598E"/>
    <w:multiLevelType w:val="hybridMultilevel"/>
    <w:tmpl w:val="05109C9E"/>
    <w:lvl w:ilvl="0" w:tplc="D8F4CB40">
      <w:start w:val="1"/>
      <w:numFmt w:val="lowerRoman"/>
      <w:lvlText w:val="%1)"/>
      <w:lvlJc w:val="left"/>
      <w:pPr>
        <w:ind w:left="1080" w:hanging="720"/>
      </w:pPr>
      <w:rPr>
        <w:rFonts w:ascii="Verdana" w:hAnsi="Verdana" w:cs="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8377C1"/>
    <w:multiLevelType w:val="hybridMultilevel"/>
    <w:tmpl w:val="D5A00CD6"/>
    <w:lvl w:ilvl="0" w:tplc="C87CEAE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0"/>
        </w:tabs>
        <w:ind w:left="0" w:hanging="180"/>
      </w:pPr>
    </w:lvl>
    <w:lvl w:ilvl="3" w:tplc="0409000F" w:tentative="1">
      <w:start w:val="1"/>
      <w:numFmt w:val="decimal"/>
      <w:lvlText w:val="%4."/>
      <w:lvlJc w:val="left"/>
      <w:pPr>
        <w:tabs>
          <w:tab w:val="num" w:pos="720"/>
        </w:tabs>
        <w:ind w:left="720" w:hanging="360"/>
      </w:pPr>
    </w:lvl>
    <w:lvl w:ilvl="4" w:tplc="04090019" w:tentative="1">
      <w:start w:val="1"/>
      <w:numFmt w:val="lowerLetter"/>
      <w:lvlText w:val="%5."/>
      <w:lvlJc w:val="left"/>
      <w:pPr>
        <w:tabs>
          <w:tab w:val="num" w:pos="1440"/>
        </w:tabs>
        <w:ind w:left="1440" w:hanging="360"/>
      </w:pPr>
    </w:lvl>
    <w:lvl w:ilvl="5" w:tplc="0409001B" w:tentative="1">
      <w:start w:val="1"/>
      <w:numFmt w:val="lowerRoman"/>
      <w:lvlText w:val="%6."/>
      <w:lvlJc w:val="right"/>
      <w:pPr>
        <w:tabs>
          <w:tab w:val="num" w:pos="2160"/>
        </w:tabs>
        <w:ind w:left="2160" w:hanging="180"/>
      </w:pPr>
    </w:lvl>
    <w:lvl w:ilvl="6" w:tplc="0409000F" w:tentative="1">
      <w:start w:val="1"/>
      <w:numFmt w:val="decimal"/>
      <w:lvlText w:val="%7."/>
      <w:lvlJc w:val="left"/>
      <w:pPr>
        <w:tabs>
          <w:tab w:val="num" w:pos="2880"/>
        </w:tabs>
        <w:ind w:left="2880" w:hanging="360"/>
      </w:pPr>
    </w:lvl>
    <w:lvl w:ilvl="7" w:tplc="04090019" w:tentative="1">
      <w:start w:val="1"/>
      <w:numFmt w:val="lowerLetter"/>
      <w:lvlText w:val="%8."/>
      <w:lvlJc w:val="left"/>
      <w:pPr>
        <w:tabs>
          <w:tab w:val="num" w:pos="3600"/>
        </w:tabs>
        <w:ind w:left="3600" w:hanging="360"/>
      </w:pPr>
    </w:lvl>
    <w:lvl w:ilvl="8" w:tplc="0409001B" w:tentative="1">
      <w:start w:val="1"/>
      <w:numFmt w:val="lowerRoman"/>
      <w:lvlText w:val="%9."/>
      <w:lvlJc w:val="right"/>
      <w:pPr>
        <w:tabs>
          <w:tab w:val="num" w:pos="4320"/>
        </w:tabs>
        <w:ind w:left="4320" w:hanging="180"/>
      </w:pPr>
    </w:lvl>
  </w:abstractNum>
  <w:abstractNum w:abstractNumId="40">
    <w:nsid w:val="5FCC5C32"/>
    <w:multiLevelType w:val="hybridMultilevel"/>
    <w:tmpl w:val="E1EE0D9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0DF186B"/>
    <w:multiLevelType w:val="hybridMultilevel"/>
    <w:tmpl w:val="E00E2240"/>
    <w:lvl w:ilvl="0" w:tplc="B8D0B7AE">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31C7DCA"/>
    <w:multiLevelType w:val="hybridMultilevel"/>
    <w:tmpl w:val="65606BF8"/>
    <w:lvl w:ilvl="0" w:tplc="18BADDA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4543308"/>
    <w:multiLevelType w:val="hybridMultilevel"/>
    <w:tmpl w:val="05109C9E"/>
    <w:lvl w:ilvl="0" w:tplc="D8F4CB40">
      <w:start w:val="1"/>
      <w:numFmt w:val="lowerRoman"/>
      <w:lvlText w:val="%1)"/>
      <w:lvlJc w:val="left"/>
      <w:pPr>
        <w:ind w:left="1080" w:hanging="720"/>
      </w:pPr>
      <w:rPr>
        <w:rFonts w:ascii="Verdana" w:hAnsi="Verdana" w:cs="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DB0512"/>
    <w:multiLevelType w:val="hybridMultilevel"/>
    <w:tmpl w:val="8C4A658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nsid w:val="6B57446E"/>
    <w:multiLevelType w:val="hybridMultilevel"/>
    <w:tmpl w:val="FA4A71A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E6D2449"/>
    <w:multiLevelType w:val="hybridMultilevel"/>
    <w:tmpl w:val="833872C6"/>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F73599D"/>
    <w:multiLevelType w:val="hybridMultilevel"/>
    <w:tmpl w:val="334E9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10A6C7B"/>
    <w:multiLevelType w:val="hybridMultilevel"/>
    <w:tmpl w:val="1E5E616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2A74CA"/>
    <w:multiLevelType w:val="hybridMultilevel"/>
    <w:tmpl w:val="6E124964"/>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8706EF"/>
    <w:multiLevelType w:val="hybridMultilevel"/>
    <w:tmpl w:val="0B66C1C8"/>
    <w:lvl w:ilvl="0" w:tplc="863C1E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6700263"/>
    <w:multiLevelType w:val="hybridMultilevel"/>
    <w:tmpl w:val="65606BF8"/>
    <w:lvl w:ilvl="0" w:tplc="18BADDA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7821A27"/>
    <w:multiLevelType w:val="hybridMultilevel"/>
    <w:tmpl w:val="4C6A0CBC"/>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21"/>
  </w:num>
  <w:num w:numId="3">
    <w:abstractNumId w:val="39"/>
  </w:num>
  <w:num w:numId="4">
    <w:abstractNumId w:val="28"/>
  </w:num>
  <w:num w:numId="5">
    <w:abstractNumId w:val="0"/>
  </w:num>
  <w:num w:numId="6">
    <w:abstractNumId w:val="5"/>
  </w:num>
  <w:num w:numId="7">
    <w:abstractNumId w:val="26"/>
  </w:num>
  <w:num w:numId="8">
    <w:abstractNumId w:val="37"/>
  </w:num>
  <w:num w:numId="9">
    <w:abstractNumId w:val="10"/>
  </w:num>
  <w:num w:numId="10">
    <w:abstractNumId w:val="24"/>
  </w:num>
  <w:num w:numId="11">
    <w:abstractNumId w:val="43"/>
  </w:num>
  <w:num w:numId="12">
    <w:abstractNumId w:val="38"/>
  </w:num>
  <w:num w:numId="13">
    <w:abstractNumId w:val="14"/>
  </w:num>
  <w:num w:numId="14">
    <w:abstractNumId w:val="16"/>
  </w:num>
  <w:num w:numId="15">
    <w:abstractNumId w:val="41"/>
  </w:num>
  <w:num w:numId="16">
    <w:abstractNumId w:val="29"/>
  </w:num>
  <w:num w:numId="17">
    <w:abstractNumId w:val="20"/>
  </w:num>
  <w:num w:numId="18">
    <w:abstractNumId w:val="32"/>
  </w:num>
  <w:num w:numId="19">
    <w:abstractNumId w:val="40"/>
  </w:num>
  <w:num w:numId="20">
    <w:abstractNumId w:val="17"/>
  </w:num>
  <w:num w:numId="21">
    <w:abstractNumId w:val="8"/>
  </w:num>
  <w:num w:numId="22">
    <w:abstractNumId w:val="13"/>
  </w:num>
  <w:num w:numId="23">
    <w:abstractNumId w:val="3"/>
  </w:num>
  <w:num w:numId="24">
    <w:abstractNumId w:val="25"/>
  </w:num>
  <w:num w:numId="25">
    <w:abstractNumId w:val="23"/>
  </w:num>
  <w:num w:numId="26">
    <w:abstractNumId w:val="18"/>
  </w:num>
  <w:num w:numId="27">
    <w:abstractNumId w:val="51"/>
  </w:num>
  <w:num w:numId="28">
    <w:abstractNumId w:val="42"/>
  </w:num>
  <w:num w:numId="29">
    <w:abstractNumId w:val="48"/>
  </w:num>
  <w:num w:numId="30">
    <w:abstractNumId w:val="4"/>
  </w:num>
  <w:num w:numId="31">
    <w:abstractNumId w:val="45"/>
  </w:num>
  <w:num w:numId="32">
    <w:abstractNumId w:val="35"/>
  </w:num>
  <w:num w:numId="33">
    <w:abstractNumId w:val="9"/>
  </w:num>
  <w:num w:numId="34">
    <w:abstractNumId w:val="7"/>
  </w:num>
  <w:num w:numId="35">
    <w:abstractNumId w:val="33"/>
  </w:num>
  <w:num w:numId="36">
    <w:abstractNumId w:val="34"/>
  </w:num>
  <w:num w:numId="37">
    <w:abstractNumId w:val="30"/>
  </w:num>
  <w:num w:numId="38">
    <w:abstractNumId w:val="2"/>
  </w:num>
  <w:num w:numId="39">
    <w:abstractNumId w:val="12"/>
  </w:num>
  <w:num w:numId="40">
    <w:abstractNumId w:val="36"/>
  </w:num>
  <w:num w:numId="41">
    <w:abstractNumId w:val="19"/>
  </w:num>
  <w:num w:numId="42">
    <w:abstractNumId w:val="22"/>
  </w:num>
  <w:num w:numId="43">
    <w:abstractNumId w:val="50"/>
  </w:num>
  <w:num w:numId="44">
    <w:abstractNumId w:val="1"/>
  </w:num>
  <w:num w:numId="45">
    <w:abstractNumId w:val="46"/>
  </w:num>
  <w:num w:numId="46">
    <w:abstractNumId w:val="47"/>
  </w:num>
  <w:num w:numId="47">
    <w:abstractNumId w:val="15"/>
  </w:num>
  <w:num w:numId="48">
    <w:abstractNumId w:val="31"/>
  </w:num>
  <w:num w:numId="49">
    <w:abstractNumId w:val="49"/>
  </w:num>
  <w:num w:numId="50">
    <w:abstractNumId w:val="52"/>
  </w:num>
  <w:num w:numId="51">
    <w:abstractNumId w:val="6"/>
  </w:num>
  <w:num w:numId="52">
    <w:abstractNumId w:val="11"/>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activeWritingStyle w:appName="MSWord" w:lang="en-US" w:vendorID="64" w:dllVersion="131077"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hdrShapeDefaults>
    <o:shapedefaults v:ext="edit" spidmax="2167">
      <o:colormru v:ext="edit" colors="yellow"/>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443F8C"/>
    <w:rsid w:val="0000050C"/>
    <w:rsid w:val="00003FF6"/>
    <w:rsid w:val="000040D5"/>
    <w:rsid w:val="0000439A"/>
    <w:rsid w:val="00011CE6"/>
    <w:rsid w:val="00011D52"/>
    <w:rsid w:val="000157C1"/>
    <w:rsid w:val="000174A2"/>
    <w:rsid w:val="00026439"/>
    <w:rsid w:val="00032B62"/>
    <w:rsid w:val="00036AA3"/>
    <w:rsid w:val="00040F0A"/>
    <w:rsid w:val="00042CEE"/>
    <w:rsid w:val="000430D2"/>
    <w:rsid w:val="000473F4"/>
    <w:rsid w:val="00047E71"/>
    <w:rsid w:val="00052993"/>
    <w:rsid w:val="00053C94"/>
    <w:rsid w:val="00057593"/>
    <w:rsid w:val="00060996"/>
    <w:rsid w:val="00070886"/>
    <w:rsid w:val="00085006"/>
    <w:rsid w:val="000959AE"/>
    <w:rsid w:val="000A603E"/>
    <w:rsid w:val="000B2273"/>
    <w:rsid w:val="000B50ED"/>
    <w:rsid w:val="000B6BC3"/>
    <w:rsid w:val="000C1219"/>
    <w:rsid w:val="000C1E94"/>
    <w:rsid w:val="000C2DB0"/>
    <w:rsid w:val="000C76E1"/>
    <w:rsid w:val="000D76A1"/>
    <w:rsid w:val="000E2C11"/>
    <w:rsid w:val="000E4DDB"/>
    <w:rsid w:val="000E60B9"/>
    <w:rsid w:val="000E739D"/>
    <w:rsid w:val="000F01CC"/>
    <w:rsid w:val="000F04E1"/>
    <w:rsid w:val="000F7A58"/>
    <w:rsid w:val="00101CCA"/>
    <w:rsid w:val="001027E3"/>
    <w:rsid w:val="00105C05"/>
    <w:rsid w:val="00107183"/>
    <w:rsid w:val="00111017"/>
    <w:rsid w:val="00124AFB"/>
    <w:rsid w:val="00132399"/>
    <w:rsid w:val="00137BC4"/>
    <w:rsid w:val="00162467"/>
    <w:rsid w:val="0017159B"/>
    <w:rsid w:val="001816C4"/>
    <w:rsid w:val="00186B52"/>
    <w:rsid w:val="00190F97"/>
    <w:rsid w:val="001939EF"/>
    <w:rsid w:val="001A0AD2"/>
    <w:rsid w:val="001A264B"/>
    <w:rsid w:val="001B092B"/>
    <w:rsid w:val="001B1941"/>
    <w:rsid w:val="001B1C5F"/>
    <w:rsid w:val="001B4456"/>
    <w:rsid w:val="001C0996"/>
    <w:rsid w:val="001D066F"/>
    <w:rsid w:val="001D4F50"/>
    <w:rsid w:val="001D7B85"/>
    <w:rsid w:val="001E3225"/>
    <w:rsid w:val="001F10D4"/>
    <w:rsid w:val="00207B44"/>
    <w:rsid w:val="002108A9"/>
    <w:rsid w:val="0021497C"/>
    <w:rsid w:val="00223D0F"/>
    <w:rsid w:val="00234E5B"/>
    <w:rsid w:val="00237C64"/>
    <w:rsid w:val="00245205"/>
    <w:rsid w:val="00245208"/>
    <w:rsid w:val="002468E8"/>
    <w:rsid w:val="002509F0"/>
    <w:rsid w:val="00253249"/>
    <w:rsid w:val="00263279"/>
    <w:rsid w:val="00263E05"/>
    <w:rsid w:val="00271C71"/>
    <w:rsid w:val="0027303C"/>
    <w:rsid w:val="002766F4"/>
    <w:rsid w:val="00277B36"/>
    <w:rsid w:val="00277CBD"/>
    <w:rsid w:val="00280952"/>
    <w:rsid w:val="0028368B"/>
    <w:rsid w:val="00286549"/>
    <w:rsid w:val="00287147"/>
    <w:rsid w:val="002A02DD"/>
    <w:rsid w:val="002A126A"/>
    <w:rsid w:val="002A13B5"/>
    <w:rsid w:val="002B3B7A"/>
    <w:rsid w:val="002C09DC"/>
    <w:rsid w:val="002D2B6F"/>
    <w:rsid w:val="00307DCE"/>
    <w:rsid w:val="00310C31"/>
    <w:rsid w:val="00312724"/>
    <w:rsid w:val="00313449"/>
    <w:rsid w:val="00313C6A"/>
    <w:rsid w:val="00314073"/>
    <w:rsid w:val="00314512"/>
    <w:rsid w:val="0031710B"/>
    <w:rsid w:val="00317FFC"/>
    <w:rsid w:val="00320BAA"/>
    <w:rsid w:val="00330BF5"/>
    <w:rsid w:val="00330E0B"/>
    <w:rsid w:val="003346D3"/>
    <w:rsid w:val="0033683F"/>
    <w:rsid w:val="003549C1"/>
    <w:rsid w:val="00367A0E"/>
    <w:rsid w:val="00374BCF"/>
    <w:rsid w:val="003766AB"/>
    <w:rsid w:val="003806A1"/>
    <w:rsid w:val="00381AC7"/>
    <w:rsid w:val="00387A56"/>
    <w:rsid w:val="00395634"/>
    <w:rsid w:val="003A21EA"/>
    <w:rsid w:val="003A60F6"/>
    <w:rsid w:val="003B597D"/>
    <w:rsid w:val="003D40B6"/>
    <w:rsid w:val="003D6FB0"/>
    <w:rsid w:val="003E064F"/>
    <w:rsid w:val="003E39BA"/>
    <w:rsid w:val="003E3BFA"/>
    <w:rsid w:val="003E6CEB"/>
    <w:rsid w:val="003F7C95"/>
    <w:rsid w:val="0040366B"/>
    <w:rsid w:val="0040512A"/>
    <w:rsid w:val="00414473"/>
    <w:rsid w:val="00417E87"/>
    <w:rsid w:val="004211F0"/>
    <w:rsid w:val="004219B3"/>
    <w:rsid w:val="00433B75"/>
    <w:rsid w:val="004354E7"/>
    <w:rsid w:val="004429AD"/>
    <w:rsid w:val="00443F8C"/>
    <w:rsid w:val="0044689A"/>
    <w:rsid w:val="004661C7"/>
    <w:rsid w:val="00475EDC"/>
    <w:rsid w:val="004808FB"/>
    <w:rsid w:val="004816AE"/>
    <w:rsid w:val="00485DEC"/>
    <w:rsid w:val="00492D9D"/>
    <w:rsid w:val="0049429B"/>
    <w:rsid w:val="00497F44"/>
    <w:rsid w:val="004A42F7"/>
    <w:rsid w:val="004B26C5"/>
    <w:rsid w:val="004B366E"/>
    <w:rsid w:val="004B5584"/>
    <w:rsid w:val="004B5F66"/>
    <w:rsid w:val="004D09FB"/>
    <w:rsid w:val="004D4B8D"/>
    <w:rsid w:val="004E4D49"/>
    <w:rsid w:val="004E4DB3"/>
    <w:rsid w:val="004E7312"/>
    <w:rsid w:val="0050123C"/>
    <w:rsid w:val="00510189"/>
    <w:rsid w:val="005106AB"/>
    <w:rsid w:val="00512B07"/>
    <w:rsid w:val="00517D5D"/>
    <w:rsid w:val="005438B9"/>
    <w:rsid w:val="005453A0"/>
    <w:rsid w:val="005453C8"/>
    <w:rsid w:val="00546EF5"/>
    <w:rsid w:val="00552F21"/>
    <w:rsid w:val="00553CA3"/>
    <w:rsid w:val="00556523"/>
    <w:rsid w:val="00571EBE"/>
    <w:rsid w:val="005730ED"/>
    <w:rsid w:val="005833B2"/>
    <w:rsid w:val="005864A2"/>
    <w:rsid w:val="005A2550"/>
    <w:rsid w:val="005A66D4"/>
    <w:rsid w:val="005A7595"/>
    <w:rsid w:val="005B14FC"/>
    <w:rsid w:val="005D3B8F"/>
    <w:rsid w:val="005E035B"/>
    <w:rsid w:val="005E2926"/>
    <w:rsid w:val="005E7378"/>
    <w:rsid w:val="005E7426"/>
    <w:rsid w:val="005F3A57"/>
    <w:rsid w:val="005F5F97"/>
    <w:rsid w:val="0060008D"/>
    <w:rsid w:val="00604211"/>
    <w:rsid w:val="00610AFC"/>
    <w:rsid w:val="0061577D"/>
    <w:rsid w:val="00624D1A"/>
    <w:rsid w:val="006259AF"/>
    <w:rsid w:val="00626820"/>
    <w:rsid w:val="00632D0D"/>
    <w:rsid w:val="00633AD0"/>
    <w:rsid w:val="006407E6"/>
    <w:rsid w:val="0064345C"/>
    <w:rsid w:val="006505DD"/>
    <w:rsid w:val="006507A1"/>
    <w:rsid w:val="006516C3"/>
    <w:rsid w:val="006526E1"/>
    <w:rsid w:val="00654FE9"/>
    <w:rsid w:val="00660518"/>
    <w:rsid w:val="006631CB"/>
    <w:rsid w:val="00670398"/>
    <w:rsid w:val="006750FA"/>
    <w:rsid w:val="006825C1"/>
    <w:rsid w:val="00682639"/>
    <w:rsid w:val="006851E9"/>
    <w:rsid w:val="0069062C"/>
    <w:rsid w:val="006961E5"/>
    <w:rsid w:val="006C0FFF"/>
    <w:rsid w:val="006C23EE"/>
    <w:rsid w:val="006C2CBC"/>
    <w:rsid w:val="006C3433"/>
    <w:rsid w:val="006C5520"/>
    <w:rsid w:val="006C6D16"/>
    <w:rsid w:val="006D1D60"/>
    <w:rsid w:val="006D5002"/>
    <w:rsid w:val="006E3A19"/>
    <w:rsid w:val="006E44D8"/>
    <w:rsid w:val="006F1719"/>
    <w:rsid w:val="006F3030"/>
    <w:rsid w:val="006F49C6"/>
    <w:rsid w:val="006F4EB0"/>
    <w:rsid w:val="007014B8"/>
    <w:rsid w:val="00714183"/>
    <w:rsid w:val="007172A8"/>
    <w:rsid w:val="00722B3F"/>
    <w:rsid w:val="00723FCC"/>
    <w:rsid w:val="00734504"/>
    <w:rsid w:val="007362A2"/>
    <w:rsid w:val="007433EF"/>
    <w:rsid w:val="007454D4"/>
    <w:rsid w:val="0075717F"/>
    <w:rsid w:val="00763A4B"/>
    <w:rsid w:val="00764A6D"/>
    <w:rsid w:val="00770C93"/>
    <w:rsid w:val="00776495"/>
    <w:rsid w:val="00781A10"/>
    <w:rsid w:val="007826EA"/>
    <w:rsid w:val="00786E8B"/>
    <w:rsid w:val="00794206"/>
    <w:rsid w:val="007A36CE"/>
    <w:rsid w:val="007A3ABF"/>
    <w:rsid w:val="007A6EF3"/>
    <w:rsid w:val="007B0159"/>
    <w:rsid w:val="007B0661"/>
    <w:rsid w:val="007B0F77"/>
    <w:rsid w:val="007B3493"/>
    <w:rsid w:val="007B4419"/>
    <w:rsid w:val="007B4BA4"/>
    <w:rsid w:val="007B7F03"/>
    <w:rsid w:val="007C132E"/>
    <w:rsid w:val="007C19BB"/>
    <w:rsid w:val="007D4A6A"/>
    <w:rsid w:val="007E41EA"/>
    <w:rsid w:val="007F24E6"/>
    <w:rsid w:val="007F29DA"/>
    <w:rsid w:val="007F403E"/>
    <w:rsid w:val="007F4CB3"/>
    <w:rsid w:val="007F6790"/>
    <w:rsid w:val="00800F79"/>
    <w:rsid w:val="00803D33"/>
    <w:rsid w:val="00811A69"/>
    <w:rsid w:val="008122A0"/>
    <w:rsid w:val="00812568"/>
    <w:rsid w:val="0081315B"/>
    <w:rsid w:val="00820098"/>
    <w:rsid w:val="00823944"/>
    <w:rsid w:val="0083246B"/>
    <w:rsid w:val="00832DA2"/>
    <w:rsid w:val="00832E59"/>
    <w:rsid w:val="00842D27"/>
    <w:rsid w:val="00844633"/>
    <w:rsid w:val="00844652"/>
    <w:rsid w:val="00845DF5"/>
    <w:rsid w:val="00850DDA"/>
    <w:rsid w:val="008521A8"/>
    <w:rsid w:val="00853A3A"/>
    <w:rsid w:val="00861172"/>
    <w:rsid w:val="0087361F"/>
    <w:rsid w:val="00874BE7"/>
    <w:rsid w:val="0088035C"/>
    <w:rsid w:val="008827EB"/>
    <w:rsid w:val="00893222"/>
    <w:rsid w:val="00893CB0"/>
    <w:rsid w:val="008941E0"/>
    <w:rsid w:val="008945A5"/>
    <w:rsid w:val="008A0F36"/>
    <w:rsid w:val="008A1FF2"/>
    <w:rsid w:val="008A2708"/>
    <w:rsid w:val="008A46A4"/>
    <w:rsid w:val="008B4CC0"/>
    <w:rsid w:val="008D1334"/>
    <w:rsid w:val="008E1A68"/>
    <w:rsid w:val="008E7A9F"/>
    <w:rsid w:val="008F27B0"/>
    <w:rsid w:val="008F2B15"/>
    <w:rsid w:val="008F7849"/>
    <w:rsid w:val="00901012"/>
    <w:rsid w:val="009152B5"/>
    <w:rsid w:val="00917297"/>
    <w:rsid w:val="0092140E"/>
    <w:rsid w:val="00922E5C"/>
    <w:rsid w:val="009329C2"/>
    <w:rsid w:val="00937FB0"/>
    <w:rsid w:val="00940086"/>
    <w:rsid w:val="009444BF"/>
    <w:rsid w:val="00944974"/>
    <w:rsid w:val="00954DA8"/>
    <w:rsid w:val="00955677"/>
    <w:rsid w:val="00963D1E"/>
    <w:rsid w:val="00963DAD"/>
    <w:rsid w:val="00965908"/>
    <w:rsid w:val="00971FD7"/>
    <w:rsid w:val="009724E6"/>
    <w:rsid w:val="00974981"/>
    <w:rsid w:val="00975840"/>
    <w:rsid w:val="00982A5A"/>
    <w:rsid w:val="00983101"/>
    <w:rsid w:val="009848D9"/>
    <w:rsid w:val="00993F26"/>
    <w:rsid w:val="009A2AF0"/>
    <w:rsid w:val="009B0918"/>
    <w:rsid w:val="009B0D26"/>
    <w:rsid w:val="009B3691"/>
    <w:rsid w:val="009B6A3C"/>
    <w:rsid w:val="009B7065"/>
    <w:rsid w:val="009C1856"/>
    <w:rsid w:val="009C2624"/>
    <w:rsid w:val="009C2BA6"/>
    <w:rsid w:val="009C483A"/>
    <w:rsid w:val="009D0581"/>
    <w:rsid w:val="009D06A4"/>
    <w:rsid w:val="009D3EFD"/>
    <w:rsid w:val="009D7656"/>
    <w:rsid w:val="009E0725"/>
    <w:rsid w:val="009E2066"/>
    <w:rsid w:val="009E3181"/>
    <w:rsid w:val="009E3D68"/>
    <w:rsid w:val="009E4046"/>
    <w:rsid w:val="009E42E6"/>
    <w:rsid w:val="00A034DC"/>
    <w:rsid w:val="00A0617B"/>
    <w:rsid w:val="00A125BF"/>
    <w:rsid w:val="00A27044"/>
    <w:rsid w:val="00A34CF1"/>
    <w:rsid w:val="00A44ADB"/>
    <w:rsid w:val="00A53455"/>
    <w:rsid w:val="00A559D8"/>
    <w:rsid w:val="00A57091"/>
    <w:rsid w:val="00A61D5F"/>
    <w:rsid w:val="00A62423"/>
    <w:rsid w:val="00A66398"/>
    <w:rsid w:val="00A66C47"/>
    <w:rsid w:val="00A7120C"/>
    <w:rsid w:val="00A812B1"/>
    <w:rsid w:val="00A81FED"/>
    <w:rsid w:val="00A82807"/>
    <w:rsid w:val="00A84808"/>
    <w:rsid w:val="00A84DE3"/>
    <w:rsid w:val="00A917A8"/>
    <w:rsid w:val="00A93D00"/>
    <w:rsid w:val="00A94648"/>
    <w:rsid w:val="00AA0A99"/>
    <w:rsid w:val="00AB6C6E"/>
    <w:rsid w:val="00AB7768"/>
    <w:rsid w:val="00AC219A"/>
    <w:rsid w:val="00AC6B2D"/>
    <w:rsid w:val="00AD3044"/>
    <w:rsid w:val="00AE45CF"/>
    <w:rsid w:val="00AF174D"/>
    <w:rsid w:val="00AF7880"/>
    <w:rsid w:val="00B01969"/>
    <w:rsid w:val="00B02DB1"/>
    <w:rsid w:val="00B034A0"/>
    <w:rsid w:val="00B0438D"/>
    <w:rsid w:val="00B079CD"/>
    <w:rsid w:val="00B1061D"/>
    <w:rsid w:val="00B1421C"/>
    <w:rsid w:val="00B14D96"/>
    <w:rsid w:val="00B1514D"/>
    <w:rsid w:val="00B17307"/>
    <w:rsid w:val="00B30181"/>
    <w:rsid w:val="00B31EBA"/>
    <w:rsid w:val="00B40B30"/>
    <w:rsid w:val="00B4173E"/>
    <w:rsid w:val="00B568B6"/>
    <w:rsid w:val="00B67841"/>
    <w:rsid w:val="00B74937"/>
    <w:rsid w:val="00B76636"/>
    <w:rsid w:val="00B84064"/>
    <w:rsid w:val="00B848C1"/>
    <w:rsid w:val="00BA20B6"/>
    <w:rsid w:val="00BA2A6B"/>
    <w:rsid w:val="00BA661C"/>
    <w:rsid w:val="00BA7EC8"/>
    <w:rsid w:val="00BB0E73"/>
    <w:rsid w:val="00BB2F60"/>
    <w:rsid w:val="00BB6421"/>
    <w:rsid w:val="00BC0393"/>
    <w:rsid w:val="00BC06A7"/>
    <w:rsid w:val="00BC39E7"/>
    <w:rsid w:val="00BC5805"/>
    <w:rsid w:val="00BC748E"/>
    <w:rsid w:val="00BC7938"/>
    <w:rsid w:val="00BD3C9F"/>
    <w:rsid w:val="00BE3614"/>
    <w:rsid w:val="00BF30DB"/>
    <w:rsid w:val="00BF72B4"/>
    <w:rsid w:val="00C05B3D"/>
    <w:rsid w:val="00C06182"/>
    <w:rsid w:val="00C11C3F"/>
    <w:rsid w:val="00C11F0B"/>
    <w:rsid w:val="00C155FD"/>
    <w:rsid w:val="00C16918"/>
    <w:rsid w:val="00C2313A"/>
    <w:rsid w:val="00C23C71"/>
    <w:rsid w:val="00C24BD8"/>
    <w:rsid w:val="00C25C85"/>
    <w:rsid w:val="00C271E3"/>
    <w:rsid w:val="00C31DFE"/>
    <w:rsid w:val="00C37802"/>
    <w:rsid w:val="00C4112D"/>
    <w:rsid w:val="00C43E8E"/>
    <w:rsid w:val="00C46BC4"/>
    <w:rsid w:val="00C472D7"/>
    <w:rsid w:val="00C52D29"/>
    <w:rsid w:val="00C54D21"/>
    <w:rsid w:val="00C60BD6"/>
    <w:rsid w:val="00C61734"/>
    <w:rsid w:val="00C7092E"/>
    <w:rsid w:val="00C91CD2"/>
    <w:rsid w:val="00C91D6E"/>
    <w:rsid w:val="00C950A5"/>
    <w:rsid w:val="00CA20F5"/>
    <w:rsid w:val="00CA3718"/>
    <w:rsid w:val="00CA6425"/>
    <w:rsid w:val="00CA67A2"/>
    <w:rsid w:val="00CA7D74"/>
    <w:rsid w:val="00CC1FA5"/>
    <w:rsid w:val="00CC363B"/>
    <w:rsid w:val="00CC7B07"/>
    <w:rsid w:val="00CD1320"/>
    <w:rsid w:val="00CD2EF3"/>
    <w:rsid w:val="00CE06D5"/>
    <w:rsid w:val="00CE4E6F"/>
    <w:rsid w:val="00CE5000"/>
    <w:rsid w:val="00CE56A7"/>
    <w:rsid w:val="00CE5D77"/>
    <w:rsid w:val="00CE79BE"/>
    <w:rsid w:val="00CF5F8B"/>
    <w:rsid w:val="00D0605B"/>
    <w:rsid w:val="00D07B52"/>
    <w:rsid w:val="00D1351B"/>
    <w:rsid w:val="00D146A0"/>
    <w:rsid w:val="00D2785C"/>
    <w:rsid w:val="00D35928"/>
    <w:rsid w:val="00D35F73"/>
    <w:rsid w:val="00D407E2"/>
    <w:rsid w:val="00D40D2D"/>
    <w:rsid w:val="00D41651"/>
    <w:rsid w:val="00D4442B"/>
    <w:rsid w:val="00D55E09"/>
    <w:rsid w:val="00D622D6"/>
    <w:rsid w:val="00D64C70"/>
    <w:rsid w:val="00D70F20"/>
    <w:rsid w:val="00D850D5"/>
    <w:rsid w:val="00D974FA"/>
    <w:rsid w:val="00DA27BB"/>
    <w:rsid w:val="00DA3671"/>
    <w:rsid w:val="00DA6189"/>
    <w:rsid w:val="00DC1D27"/>
    <w:rsid w:val="00DC62BB"/>
    <w:rsid w:val="00DC719D"/>
    <w:rsid w:val="00DF4C3F"/>
    <w:rsid w:val="00DF6ABD"/>
    <w:rsid w:val="00E01B30"/>
    <w:rsid w:val="00E01B5C"/>
    <w:rsid w:val="00E0385D"/>
    <w:rsid w:val="00E05D5A"/>
    <w:rsid w:val="00E17C99"/>
    <w:rsid w:val="00E215D9"/>
    <w:rsid w:val="00E244DC"/>
    <w:rsid w:val="00E262BC"/>
    <w:rsid w:val="00E32481"/>
    <w:rsid w:val="00E517ED"/>
    <w:rsid w:val="00E630FA"/>
    <w:rsid w:val="00E65012"/>
    <w:rsid w:val="00E81CE1"/>
    <w:rsid w:val="00E90E6D"/>
    <w:rsid w:val="00E9180B"/>
    <w:rsid w:val="00E9279B"/>
    <w:rsid w:val="00E95748"/>
    <w:rsid w:val="00EA4DB2"/>
    <w:rsid w:val="00EA584E"/>
    <w:rsid w:val="00EA7D5E"/>
    <w:rsid w:val="00EC043B"/>
    <w:rsid w:val="00ED1A5C"/>
    <w:rsid w:val="00ED350A"/>
    <w:rsid w:val="00ED51D4"/>
    <w:rsid w:val="00ED72A2"/>
    <w:rsid w:val="00EE406E"/>
    <w:rsid w:val="00EE48D9"/>
    <w:rsid w:val="00EE79AD"/>
    <w:rsid w:val="00EF088C"/>
    <w:rsid w:val="00EF2B42"/>
    <w:rsid w:val="00EF5863"/>
    <w:rsid w:val="00F05034"/>
    <w:rsid w:val="00F16BE7"/>
    <w:rsid w:val="00F26FD5"/>
    <w:rsid w:val="00F36F6B"/>
    <w:rsid w:val="00F4436D"/>
    <w:rsid w:val="00F51021"/>
    <w:rsid w:val="00F5109B"/>
    <w:rsid w:val="00F5617F"/>
    <w:rsid w:val="00F56BDD"/>
    <w:rsid w:val="00F6139E"/>
    <w:rsid w:val="00F805E8"/>
    <w:rsid w:val="00F8606F"/>
    <w:rsid w:val="00F87F6B"/>
    <w:rsid w:val="00F933F3"/>
    <w:rsid w:val="00F9454E"/>
    <w:rsid w:val="00F96646"/>
    <w:rsid w:val="00FA2C10"/>
    <w:rsid w:val="00FA2D7D"/>
    <w:rsid w:val="00FA63DC"/>
    <w:rsid w:val="00FB309D"/>
    <w:rsid w:val="00FC1DB7"/>
    <w:rsid w:val="00FC2522"/>
    <w:rsid w:val="00FC5F31"/>
    <w:rsid w:val="00FD794E"/>
    <w:rsid w:val="00FE17BA"/>
    <w:rsid w:val="00FF0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7">
      <o:colormru v:ext="edit" colors="yellow"/>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erdana" w:hAnsi="Verdana"/>
    </w:rPr>
  </w:style>
  <w:style w:type="paragraph" w:styleId="Heading1">
    <w:name w:val="heading 1"/>
    <w:basedOn w:val="Normal"/>
    <w:next w:val="Normal"/>
    <w:autoRedefine/>
    <w:qFormat/>
    <w:rsid w:val="00D70F20"/>
    <w:pPr>
      <w:keepNext/>
      <w:numPr>
        <w:numId w:val="2"/>
      </w:numPr>
      <w:spacing w:before="240" w:after="60"/>
      <w:jc w:val="both"/>
      <w:outlineLvl w:val="0"/>
    </w:pPr>
    <w:rPr>
      <w:b/>
      <w:caps/>
      <w:kern w:val="28"/>
      <w:sz w:val="24"/>
    </w:rPr>
  </w:style>
  <w:style w:type="paragraph" w:styleId="Heading2">
    <w:name w:val="heading 2"/>
    <w:basedOn w:val="Normal"/>
    <w:next w:val="Normal"/>
    <w:autoRedefine/>
    <w:qFormat/>
    <w:rsid w:val="006516C3"/>
    <w:pPr>
      <w:keepNext/>
      <w:numPr>
        <w:ilvl w:val="1"/>
        <w:numId w:val="2"/>
      </w:numPr>
      <w:spacing w:before="240" w:after="60"/>
      <w:outlineLvl w:val="1"/>
    </w:pPr>
    <w:rPr>
      <w:b/>
    </w:rPr>
  </w:style>
  <w:style w:type="paragraph" w:styleId="Heading3">
    <w:name w:val="heading 3"/>
    <w:basedOn w:val="Normal"/>
    <w:next w:val="Normal"/>
    <w:qFormat/>
    <w:pPr>
      <w:keepNext/>
      <w:numPr>
        <w:ilvl w:val="2"/>
        <w:numId w:val="2"/>
      </w:numPr>
      <w:spacing w:before="240" w:after="60"/>
      <w:outlineLvl w:val="2"/>
    </w:pPr>
    <w:rPr>
      <w:b/>
    </w:rPr>
  </w:style>
  <w:style w:type="paragraph" w:styleId="Heading4">
    <w:name w:val="heading 4"/>
    <w:basedOn w:val="Normal"/>
    <w:next w:val="Normal"/>
    <w:autoRedefine/>
    <w:qFormat/>
    <w:rsid w:val="00EA7D5E"/>
    <w:pPr>
      <w:keepNext/>
      <w:numPr>
        <w:ilvl w:val="3"/>
        <w:numId w:val="2"/>
      </w:numPr>
      <w:spacing w:before="240" w:after="60"/>
      <w:outlineLvl w:val="3"/>
    </w:pPr>
    <w:rPr>
      <w:b/>
    </w:rPr>
  </w:style>
  <w:style w:type="paragraph" w:styleId="Heading5">
    <w:name w:val="heading 5"/>
    <w:basedOn w:val="Normal"/>
    <w:next w:val="Normal"/>
    <w:autoRedefine/>
    <w:qFormat/>
    <w:pPr>
      <w:numPr>
        <w:ilvl w:val="4"/>
        <w:numId w:val="2"/>
      </w:numPr>
      <w:spacing w:before="240" w:after="60"/>
      <w:outlineLvl w:val="4"/>
    </w:pPr>
    <w:rPr>
      <w:b/>
      <w:bCs/>
    </w:rPr>
  </w:style>
  <w:style w:type="paragraph" w:styleId="Heading6">
    <w:name w:val="heading 6"/>
    <w:basedOn w:val="Normal"/>
    <w:next w:val="Normal"/>
    <w:qFormat/>
    <w:pPr>
      <w:numPr>
        <w:ilvl w:val="5"/>
        <w:numId w:val="2"/>
      </w:numPr>
      <w:spacing w:before="240" w:after="60"/>
      <w:outlineLvl w:val="5"/>
    </w:pPr>
    <w:rPr>
      <w:sz w:val="22"/>
    </w:rPr>
  </w:style>
  <w:style w:type="paragraph" w:styleId="Heading7">
    <w:name w:val="heading 7"/>
    <w:basedOn w:val="Normal"/>
    <w:next w:val="Normal"/>
    <w:qFormat/>
    <w:pPr>
      <w:numPr>
        <w:ilvl w:val="6"/>
        <w:numId w:val="2"/>
      </w:numPr>
      <w:spacing w:before="240" w:after="60"/>
      <w:outlineLvl w:val="6"/>
    </w:pPr>
    <w:rPr>
      <w:sz w:val="22"/>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next w:val="Normal"/>
    <w:qFormat/>
    <w:pPr>
      <w:widowControl w:val="0"/>
      <w:jc w:val="center"/>
    </w:pPr>
    <w:rPr>
      <w:b/>
      <w:sz w:val="32"/>
    </w:rPr>
  </w:style>
  <w:style w:type="paragraph" w:styleId="TOC1">
    <w:name w:val="toc 1"/>
    <w:basedOn w:val="Normal"/>
    <w:next w:val="Normal"/>
    <w:autoRedefine/>
    <w:uiPriority w:val="39"/>
    <w:pPr>
      <w:widowControl w:val="0"/>
      <w:tabs>
        <w:tab w:val="right" w:leader="dot" w:pos="9360"/>
      </w:tabs>
      <w:spacing w:before="40" w:after="40" w:line="240" w:lineRule="atLeast"/>
      <w:ind w:right="720"/>
    </w:pPr>
    <w:rPr>
      <w:b/>
    </w:rPr>
  </w:style>
  <w:style w:type="paragraph" w:styleId="TOC2">
    <w:name w:val="toc 2"/>
    <w:basedOn w:val="Normal"/>
    <w:next w:val="Normal"/>
    <w:autoRedefine/>
    <w:uiPriority w:val="39"/>
    <w:pPr>
      <w:widowControl w:val="0"/>
      <w:tabs>
        <w:tab w:val="right" w:leader="dot" w:pos="9360"/>
      </w:tabs>
      <w:spacing w:before="40" w:after="40" w:line="240" w:lineRule="atLeast"/>
      <w:ind w:left="432" w:right="432"/>
    </w:pPr>
  </w:style>
  <w:style w:type="paragraph" w:styleId="TOC3">
    <w:name w:val="toc 3"/>
    <w:basedOn w:val="Normal"/>
    <w:next w:val="Normal"/>
    <w:autoRedefine/>
    <w:uiPriority w:val="39"/>
    <w:pPr>
      <w:widowControl w:val="0"/>
      <w:tabs>
        <w:tab w:val="right" w:leader="dot" w:pos="9360"/>
      </w:tabs>
      <w:spacing w:before="40" w:after="40" w:line="240" w:lineRule="atLeast"/>
      <w:ind w:left="864" w:right="864"/>
    </w:pPr>
  </w:style>
  <w:style w:type="paragraph" w:customStyle="1" w:styleId="Tabletext">
    <w:name w:val="Tabletext"/>
    <w:basedOn w:val="Normal"/>
    <w:pPr>
      <w:keepLines/>
      <w:widowControl w:val="0"/>
      <w:spacing w:after="120" w:line="240" w:lineRule="atLeast"/>
    </w:pPr>
  </w:style>
  <w:style w:type="paragraph" w:customStyle="1" w:styleId="DocumentTitle">
    <w:name w:val="DocumentTitle"/>
    <w:basedOn w:val="Normal"/>
    <w:pPr>
      <w:jc w:val="center"/>
    </w:pPr>
    <w:rPr>
      <w:b/>
      <w:sz w:val="48"/>
    </w:rPr>
  </w:style>
  <w:style w:type="paragraph" w:customStyle="1" w:styleId="CoverInfo">
    <w:name w:val="CoverInfo"/>
    <w:basedOn w:val="Normal"/>
    <w:pPr>
      <w:spacing w:before="240"/>
      <w:jc w:val="center"/>
    </w:pPr>
    <w:rPr>
      <w:sz w:val="24"/>
    </w:rPr>
  </w:style>
  <w:style w:type="paragraph" w:customStyle="1" w:styleId="CoverText">
    <w:name w:val="CoverText"/>
    <w:basedOn w:val="CoverInfo"/>
    <w:pPr>
      <w:spacing w:before="480"/>
    </w:pPr>
    <w:rPr>
      <w:b/>
    </w:rPr>
  </w:style>
  <w:style w:type="paragraph" w:styleId="TOC4">
    <w:name w:val="toc 4"/>
    <w:basedOn w:val="Normal"/>
    <w:next w:val="Normal"/>
    <w:autoRedefine/>
    <w:semiHidden/>
    <w:pPr>
      <w:widowControl w:val="0"/>
      <w:tabs>
        <w:tab w:val="left" w:pos="1746"/>
        <w:tab w:val="right" w:leader="dot" w:pos="9360"/>
      </w:tabs>
      <w:spacing w:before="40" w:after="40" w:line="240" w:lineRule="atLeast"/>
      <w:ind w:left="720" w:right="1296"/>
    </w:pPr>
    <w:rPr>
      <w:b/>
      <w:bCs/>
      <w:noProof/>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BodyText2">
    <w:name w:val="Body Text 2"/>
    <w:basedOn w:val="Normal"/>
    <w:pPr>
      <w:jc w:val="center"/>
    </w:pPr>
    <w:rPr>
      <w:b/>
      <w:sz w:val="14"/>
    </w:rPr>
  </w:style>
  <w:style w:type="paragraph" w:styleId="BodyTextIndent">
    <w:name w:val="Body Text Indent"/>
    <w:basedOn w:val="Normal"/>
    <w:pPr>
      <w:ind w:left="1440"/>
    </w:pPr>
    <w:rPr>
      <w:rFonts w:cs="Arial"/>
    </w:rPr>
  </w:style>
  <w:style w:type="paragraph" w:styleId="BodyTextIndent2">
    <w:name w:val="Body Text Indent 2"/>
    <w:basedOn w:val="Normal"/>
    <w:pPr>
      <w:ind w:left="1080" w:hanging="360"/>
    </w:pPr>
  </w:style>
  <w:style w:type="paragraph" w:styleId="BodyTextIndent3">
    <w:name w:val="Body Text Indent 3"/>
    <w:basedOn w:val="Normal"/>
    <w:pPr>
      <w:ind w:left="3870" w:hanging="3150"/>
      <w:jc w:val="both"/>
    </w:pPr>
  </w:style>
  <w:style w:type="character" w:styleId="FollowedHyperlink">
    <w:name w:val="FollowedHyperlink"/>
    <w:rPr>
      <w:color w:val="800080"/>
      <w:u w:val="single"/>
    </w:rPr>
  </w:style>
  <w:style w:type="paragraph" w:styleId="Index2">
    <w:name w:val="index 2"/>
    <w:basedOn w:val="Normal"/>
    <w:next w:val="Normal"/>
    <w:autoRedefine/>
    <w:semiHidden/>
    <w:pPr>
      <w:ind w:left="400" w:hanging="200"/>
    </w:pPr>
  </w:style>
  <w:style w:type="paragraph" w:styleId="Index1">
    <w:name w:val="index 1"/>
    <w:basedOn w:val="Normal"/>
    <w:next w:val="Normal"/>
    <w:autoRedefine/>
    <w:semiHidden/>
    <w:pPr>
      <w:ind w:left="72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jc w:val="both"/>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ableofFigures">
    <w:name w:val="table of figures"/>
    <w:basedOn w:val="Normal"/>
    <w:next w:val="Normal"/>
    <w:autoRedefine/>
    <w:uiPriority w:val="99"/>
    <w:pPr>
      <w:widowControl w:val="0"/>
      <w:spacing w:before="40" w:after="40"/>
    </w:pPr>
  </w:style>
  <w:style w:type="paragraph" w:styleId="BodyText3">
    <w:name w:val="Body Text 3"/>
    <w:basedOn w:val="Normal"/>
    <w:pPr>
      <w:spacing w:line="160" w:lineRule="exact"/>
      <w:jc w:val="center"/>
    </w:pPr>
    <w:rPr>
      <w:sz w:val="16"/>
    </w:rPr>
  </w:style>
  <w:style w:type="paragraph" w:styleId="Caption">
    <w:name w:val="caption"/>
    <w:basedOn w:val="Normal"/>
    <w:next w:val="Normal"/>
    <w:qFormat/>
    <w:rsid w:val="00975840"/>
    <w:pPr>
      <w:spacing w:before="120" w:after="120"/>
      <w:jc w:val="center"/>
    </w:pPr>
    <w:rPr>
      <w:b/>
      <w:bCs/>
    </w:rPr>
  </w:style>
  <w:style w:type="paragraph" w:customStyle="1" w:styleId="Figure">
    <w:name w:val="Figure"/>
    <w:basedOn w:val="Normal"/>
    <w:autoRedefine/>
    <w:pPr>
      <w:keepNext/>
    </w:pPr>
    <w:rPr>
      <w:bCs/>
      <w:iCs/>
    </w:rPr>
  </w:style>
  <w:style w:type="paragraph" w:customStyle="1" w:styleId="bocytext">
    <w:name w:val="bocy text"/>
    <w:basedOn w:val="Heading5"/>
    <w:pPr>
      <w:numPr>
        <w:ilvl w:val="0"/>
        <w:numId w:val="0"/>
      </w:numPr>
      <w:tabs>
        <w:tab w:val="num" w:pos="1008"/>
      </w:tabs>
      <w:ind w:left="1008" w:hanging="1008"/>
    </w:pPr>
    <w:rPr>
      <w:rFonts w:ascii="Times New Roman" w:hAnsi="Times New Roman"/>
    </w:rPr>
  </w:style>
  <w:style w:type="paragraph" w:customStyle="1" w:styleId="index70">
    <w:name w:val="index7"/>
    <w:basedOn w:val="Normal"/>
    <w:pPr>
      <w:ind w:firstLine="720"/>
    </w:pPr>
  </w:style>
  <w:style w:type="paragraph" w:customStyle="1" w:styleId="Heading30">
    <w:name w:val="Heading3"/>
    <w:basedOn w:val="Normal"/>
    <w:pPr>
      <w:numPr>
        <w:ilvl w:val="1"/>
        <w:numId w:val="1"/>
      </w:numPr>
    </w:pPr>
  </w:style>
  <w:style w:type="paragraph" w:styleId="PlainText">
    <w:name w:val="Plain Text"/>
    <w:basedOn w:val="Normal"/>
    <w:rPr>
      <w:rFonts w:ascii="Courier New" w:hAnsi="Courier New" w:cs="Courier New"/>
    </w:rPr>
  </w:style>
  <w:style w:type="paragraph" w:styleId="BlockText">
    <w:name w:val="Block Text"/>
    <w:basedOn w:val="Normal"/>
    <w:pPr>
      <w:ind w:left="2430" w:right="-90"/>
    </w:pPr>
  </w:style>
  <w:style w:type="paragraph" w:customStyle="1" w:styleId="Default">
    <w:name w:val="Default"/>
    <w:rsid w:val="007F24E6"/>
    <w:pPr>
      <w:autoSpaceDE w:val="0"/>
      <w:autoSpaceDN w:val="0"/>
      <w:adjustRightInd w:val="0"/>
    </w:pPr>
    <w:rPr>
      <w:rFonts w:ascii="Verdana" w:eastAsia="Calibri" w:hAnsi="Verdana" w:cs="Verdana"/>
      <w:color w:val="000000"/>
      <w:sz w:val="24"/>
      <w:szCs w:val="24"/>
    </w:rPr>
  </w:style>
  <w:style w:type="character" w:styleId="CommentReference">
    <w:name w:val="annotation reference"/>
    <w:rsid w:val="006407E6"/>
    <w:rPr>
      <w:sz w:val="16"/>
      <w:szCs w:val="16"/>
    </w:rPr>
  </w:style>
  <w:style w:type="paragraph" w:styleId="CommentText">
    <w:name w:val="annotation text"/>
    <w:basedOn w:val="Normal"/>
    <w:link w:val="CommentTextChar"/>
    <w:rsid w:val="006407E6"/>
  </w:style>
  <w:style w:type="character" w:customStyle="1" w:styleId="CommentTextChar">
    <w:name w:val="Comment Text Char"/>
    <w:link w:val="CommentText"/>
    <w:rsid w:val="006407E6"/>
    <w:rPr>
      <w:rFonts w:ascii="Verdana" w:hAnsi="Verdana"/>
    </w:rPr>
  </w:style>
  <w:style w:type="paragraph" w:styleId="CommentSubject">
    <w:name w:val="annotation subject"/>
    <w:basedOn w:val="CommentText"/>
    <w:next w:val="CommentText"/>
    <w:link w:val="CommentSubjectChar"/>
    <w:rsid w:val="006407E6"/>
    <w:rPr>
      <w:b/>
      <w:bCs/>
    </w:rPr>
  </w:style>
  <w:style w:type="character" w:customStyle="1" w:styleId="CommentSubjectChar">
    <w:name w:val="Comment Subject Char"/>
    <w:link w:val="CommentSubject"/>
    <w:rsid w:val="006407E6"/>
    <w:rPr>
      <w:rFonts w:ascii="Verdana" w:hAnsi="Verdana"/>
      <w:b/>
      <w:bCs/>
    </w:rPr>
  </w:style>
  <w:style w:type="paragraph" w:styleId="BalloonText">
    <w:name w:val="Balloon Text"/>
    <w:basedOn w:val="Normal"/>
    <w:link w:val="BalloonTextChar"/>
    <w:rsid w:val="006407E6"/>
    <w:rPr>
      <w:rFonts w:ascii="Tahoma" w:hAnsi="Tahoma" w:cs="Tahoma"/>
      <w:sz w:val="16"/>
      <w:szCs w:val="16"/>
    </w:rPr>
  </w:style>
  <w:style w:type="character" w:customStyle="1" w:styleId="BalloonTextChar">
    <w:name w:val="Balloon Text Char"/>
    <w:link w:val="BalloonText"/>
    <w:rsid w:val="006407E6"/>
    <w:rPr>
      <w:rFonts w:ascii="Tahoma" w:hAnsi="Tahoma" w:cs="Tahoma"/>
      <w:sz w:val="16"/>
      <w:szCs w:val="16"/>
    </w:rPr>
  </w:style>
  <w:style w:type="paragraph" w:styleId="ListParagraph">
    <w:name w:val="List Paragraph"/>
    <w:basedOn w:val="Normal"/>
    <w:uiPriority w:val="34"/>
    <w:qFormat/>
    <w:rsid w:val="006D1D60"/>
    <w:pPr>
      <w:ind w:left="720"/>
    </w:pPr>
  </w:style>
  <w:style w:type="paragraph" w:styleId="Revision">
    <w:name w:val="Revision"/>
    <w:hidden/>
    <w:uiPriority w:val="99"/>
    <w:semiHidden/>
    <w:rsid w:val="000E60B9"/>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erdana" w:hAnsi="Verdana"/>
    </w:rPr>
  </w:style>
  <w:style w:type="paragraph" w:styleId="Heading1">
    <w:name w:val="heading 1"/>
    <w:basedOn w:val="Normal"/>
    <w:next w:val="Normal"/>
    <w:autoRedefine/>
    <w:qFormat/>
    <w:rsid w:val="00D70F20"/>
    <w:pPr>
      <w:keepNext/>
      <w:numPr>
        <w:numId w:val="2"/>
      </w:numPr>
      <w:spacing w:before="240" w:after="60"/>
      <w:jc w:val="both"/>
      <w:outlineLvl w:val="0"/>
    </w:pPr>
    <w:rPr>
      <w:b/>
      <w:caps/>
      <w:kern w:val="28"/>
      <w:sz w:val="24"/>
    </w:rPr>
  </w:style>
  <w:style w:type="paragraph" w:styleId="Heading2">
    <w:name w:val="heading 2"/>
    <w:basedOn w:val="Normal"/>
    <w:next w:val="Normal"/>
    <w:autoRedefine/>
    <w:qFormat/>
    <w:rsid w:val="006516C3"/>
    <w:pPr>
      <w:keepNext/>
      <w:numPr>
        <w:ilvl w:val="1"/>
        <w:numId w:val="2"/>
      </w:numPr>
      <w:spacing w:before="240" w:after="60"/>
      <w:outlineLvl w:val="1"/>
    </w:pPr>
    <w:rPr>
      <w:b/>
    </w:rPr>
  </w:style>
  <w:style w:type="paragraph" w:styleId="Heading3">
    <w:name w:val="heading 3"/>
    <w:basedOn w:val="Normal"/>
    <w:next w:val="Normal"/>
    <w:qFormat/>
    <w:pPr>
      <w:keepNext/>
      <w:numPr>
        <w:ilvl w:val="2"/>
        <w:numId w:val="2"/>
      </w:numPr>
      <w:spacing w:before="240" w:after="60"/>
      <w:outlineLvl w:val="2"/>
    </w:pPr>
    <w:rPr>
      <w:b/>
    </w:rPr>
  </w:style>
  <w:style w:type="paragraph" w:styleId="Heading4">
    <w:name w:val="heading 4"/>
    <w:basedOn w:val="Normal"/>
    <w:next w:val="Normal"/>
    <w:autoRedefine/>
    <w:qFormat/>
    <w:rsid w:val="00EA7D5E"/>
    <w:pPr>
      <w:keepNext/>
      <w:numPr>
        <w:ilvl w:val="3"/>
        <w:numId w:val="2"/>
      </w:numPr>
      <w:spacing w:before="240" w:after="60"/>
      <w:outlineLvl w:val="3"/>
    </w:pPr>
    <w:rPr>
      <w:b/>
    </w:rPr>
  </w:style>
  <w:style w:type="paragraph" w:styleId="Heading5">
    <w:name w:val="heading 5"/>
    <w:basedOn w:val="Normal"/>
    <w:next w:val="Normal"/>
    <w:autoRedefine/>
    <w:qFormat/>
    <w:pPr>
      <w:numPr>
        <w:ilvl w:val="4"/>
        <w:numId w:val="2"/>
      </w:numPr>
      <w:spacing w:before="240" w:after="60"/>
      <w:outlineLvl w:val="4"/>
    </w:pPr>
    <w:rPr>
      <w:b/>
      <w:bCs/>
    </w:rPr>
  </w:style>
  <w:style w:type="paragraph" w:styleId="Heading6">
    <w:name w:val="heading 6"/>
    <w:basedOn w:val="Normal"/>
    <w:next w:val="Normal"/>
    <w:qFormat/>
    <w:pPr>
      <w:numPr>
        <w:ilvl w:val="5"/>
        <w:numId w:val="2"/>
      </w:numPr>
      <w:spacing w:before="240" w:after="60"/>
      <w:outlineLvl w:val="5"/>
    </w:pPr>
    <w:rPr>
      <w:sz w:val="22"/>
    </w:rPr>
  </w:style>
  <w:style w:type="paragraph" w:styleId="Heading7">
    <w:name w:val="heading 7"/>
    <w:basedOn w:val="Normal"/>
    <w:next w:val="Normal"/>
    <w:qFormat/>
    <w:pPr>
      <w:numPr>
        <w:ilvl w:val="6"/>
        <w:numId w:val="2"/>
      </w:numPr>
      <w:spacing w:before="240" w:after="60"/>
      <w:outlineLvl w:val="6"/>
    </w:pPr>
    <w:rPr>
      <w:sz w:val="22"/>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next w:val="Normal"/>
    <w:qFormat/>
    <w:pPr>
      <w:widowControl w:val="0"/>
      <w:jc w:val="center"/>
    </w:pPr>
    <w:rPr>
      <w:b/>
      <w:sz w:val="32"/>
    </w:rPr>
  </w:style>
  <w:style w:type="paragraph" w:styleId="TOC1">
    <w:name w:val="toc 1"/>
    <w:basedOn w:val="Normal"/>
    <w:next w:val="Normal"/>
    <w:autoRedefine/>
    <w:uiPriority w:val="39"/>
    <w:pPr>
      <w:widowControl w:val="0"/>
      <w:tabs>
        <w:tab w:val="right" w:leader="dot" w:pos="9360"/>
      </w:tabs>
      <w:spacing w:before="40" w:after="40" w:line="240" w:lineRule="atLeast"/>
      <w:ind w:right="720"/>
    </w:pPr>
    <w:rPr>
      <w:b/>
    </w:rPr>
  </w:style>
  <w:style w:type="paragraph" w:styleId="TOC2">
    <w:name w:val="toc 2"/>
    <w:basedOn w:val="Normal"/>
    <w:next w:val="Normal"/>
    <w:autoRedefine/>
    <w:uiPriority w:val="39"/>
    <w:pPr>
      <w:widowControl w:val="0"/>
      <w:tabs>
        <w:tab w:val="right" w:leader="dot" w:pos="9360"/>
      </w:tabs>
      <w:spacing w:before="40" w:after="40" w:line="240" w:lineRule="atLeast"/>
      <w:ind w:left="432" w:right="432"/>
    </w:pPr>
  </w:style>
  <w:style w:type="paragraph" w:styleId="TOC3">
    <w:name w:val="toc 3"/>
    <w:basedOn w:val="Normal"/>
    <w:next w:val="Normal"/>
    <w:autoRedefine/>
    <w:uiPriority w:val="39"/>
    <w:pPr>
      <w:widowControl w:val="0"/>
      <w:tabs>
        <w:tab w:val="right" w:leader="dot" w:pos="9360"/>
      </w:tabs>
      <w:spacing w:before="40" w:after="40" w:line="240" w:lineRule="atLeast"/>
      <w:ind w:left="864" w:right="864"/>
    </w:pPr>
  </w:style>
  <w:style w:type="paragraph" w:customStyle="1" w:styleId="Tabletext">
    <w:name w:val="Tabletext"/>
    <w:basedOn w:val="Normal"/>
    <w:pPr>
      <w:keepLines/>
      <w:widowControl w:val="0"/>
      <w:spacing w:after="120" w:line="240" w:lineRule="atLeast"/>
    </w:pPr>
  </w:style>
  <w:style w:type="paragraph" w:customStyle="1" w:styleId="DocumentTitle">
    <w:name w:val="DocumentTitle"/>
    <w:basedOn w:val="Normal"/>
    <w:pPr>
      <w:jc w:val="center"/>
    </w:pPr>
    <w:rPr>
      <w:b/>
      <w:sz w:val="48"/>
    </w:rPr>
  </w:style>
  <w:style w:type="paragraph" w:customStyle="1" w:styleId="CoverInfo">
    <w:name w:val="CoverInfo"/>
    <w:basedOn w:val="Normal"/>
    <w:pPr>
      <w:spacing w:before="240"/>
      <w:jc w:val="center"/>
    </w:pPr>
    <w:rPr>
      <w:sz w:val="24"/>
    </w:rPr>
  </w:style>
  <w:style w:type="paragraph" w:customStyle="1" w:styleId="CoverText">
    <w:name w:val="CoverText"/>
    <w:basedOn w:val="CoverInfo"/>
    <w:pPr>
      <w:spacing w:before="480"/>
    </w:pPr>
    <w:rPr>
      <w:b/>
    </w:rPr>
  </w:style>
  <w:style w:type="paragraph" w:styleId="TOC4">
    <w:name w:val="toc 4"/>
    <w:basedOn w:val="Normal"/>
    <w:next w:val="Normal"/>
    <w:autoRedefine/>
    <w:semiHidden/>
    <w:pPr>
      <w:widowControl w:val="0"/>
      <w:tabs>
        <w:tab w:val="left" w:pos="1746"/>
        <w:tab w:val="right" w:leader="dot" w:pos="9360"/>
      </w:tabs>
      <w:spacing w:before="40" w:after="40" w:line="240" w:lineRule="atLeast"/>
      <w:ind w:left="720" w:right="1296"/>
    </w:pPr>
    <w:rPr>
      <w:b/>
      <w:bCs/>
      <w:noProof/>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BodyText2">
    <w:name w:val="Body Text 2"/>
    <w:basedOn w:val="Normal"/>
    <w:pPr>
      <w:jc w:val="center"/>
    </w:pPr>
    <w:rPr>
      <w:b/>
      <w:sz w:val="14"/>
    </w:rPr>
  </w:style>
  <w:style w:type="paragraph" w:styleId="BodyTextIndent">
    <w:name w:val="Body Text Indent"/>
    <w:basedOn w:val="Normal"/>
    <w:pPr>
      <w:ind w:left="1440"/>
    </w:pPr>
    <w:rPr>
      <w:rFonts w:cs="Arial"/>
    </w:rPr>
  </w:style>
  <w:style w:type="paragraph" w:styleId="BodyTextIndent2">
    <w:name w:val="Body Text Indent 2"/>
    <w:basedOn w:val="Normal"/>
    <w:pPr>
      <w:ind w:left="1080" w:hanging="360"/>
    </w:pPr>
  </w:style>
  <w:style w:type="paragraph" w:styleId="BodyTextIndent3">
    <w:name w:val="Body Text Indent 3"/>
    <w:basedOn w:val="Normal"/>
    <w:pPr>
      <w:ind w:left="3870" w:hanging="3150"/>
      <w:jc w:val="both"/>
    </w:pPr>
  </w:style>
  <w:style w:type="character" w:styleId="FollowedHyperlink">
    <w:name w:val="FollowedHyperlink"/>
    <w:rPr>
      <w:color w:val="800080"/>
      <w:u w:val="single"/>
    </w:rPr>
  </w:style>
  <w:style w:type="paragraph" w:styleId="Index2">
    <w:name w:val="index 2"/>
    <w:basedOn w:val="Normal"/>
    <w:next w:val="Normal"/>
    <w:autoRedefine/>
    <w:semiHidden/>
    <w:pPr>
      <w:ind w:left="400" w:hanging="200"/>
    </w:pPr>
  </w:style>
  <w:style w:type="paragraph" w:styleId="Index1">
    <w:name w:val="index 1"/>
    <w:basedOn w:val="Normal"/>
    <w:next w:val="Normal"/>
    <w:autoRedefine/>
    <w:semiHidden/>
    <w:pPr>
      <w:ind w:left="72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jc w:val="both"/>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ableofFigures">
    <w:name w:val="table of figures"/>
    <w:basedOn w:val="Normal"/>
    <w:next w:val="Normal"/>
    <w:autoRedefine/>
    <w:uiPriority w:val="99"/>
    <w:pPr>
      <w:widowControl w:val="0"/>
      <w:spacing w:before="40" w:after="40"/>
    </w:pPr>
  </w:style>
  <w:style w:type="paragraph" w:styleId="BodyText3">
    <w:name w:val="Body Text 3"/>
    <w:basedOn w:val="Normal"/>
    <w:pPr>
      <w:spacing w:line="160" w:lineRule="exact"/>
      <w:jc w:val="center"/>
    </w:pPr>
    <w:rPr>
      <w:sz w:val="16"/>
    </w:rPr>
  </w:style>
  <w:style w:type="paragraph" w:styleId="Caption">
    <w:name w:val="caption"/>
    <w:basedOn w:val="Normal"/>
    <w:next w:val="Normal"/>
    <w:qFormat/>
    <w:rsid w:val="00975840"/>
    <w:pPr>
      <w:spacing w:before="120" w:after="120"/>
      <w:jc w:val="center"/>
    </w:pPr>
    <w:rPr>
      <w:b/>
      <w:bCs/>
    </w:rPr>
  </w:style>
  <w:style w:type="paragraph" w:customStyle="1" w:styleId="Figure">
    <w:name w:val="Figure"/>
    <w:basedOn w:val="Normal"/>
    <w:autoRedefine/>
    <w:pPr>
      <w:keepNext/>
    </w:pPr>
    <w:rPr>
      <w:bCs/>
      <w:iCs/>
    </w:rPr>
  </w:style>
  <w:style w:type="paragraph" w:customStyle="1" w:styleId="bocytext">
    <w:name w:val="bocy text"/>
    <w:basedOn w:val="Heading5"/>
    <w:pPr>
      <w:numPr>
        <w:ilvl w:val="0"/>
        <w:numId w:val="0"/>
      </w:numPr>
      <w:tabs>
        <w:tab w:val="num" w:pos="1008"/>
      </w:tabs>
      <w:ind w:left="1008" w:hanging="1008"/>
    </w:pPr>
    <w:rPr>
      <w:rFonts w:ascii="Times New Roman" w:hAnsi="Times New Roman"/>
    </w:rPr>
  </w:style>
  <w:style w:type="paragraph" w:customStyle="1" w:styleId="index70">
    <w:name w:val="index7"/>
    <w:basedOn w:val="Normal"/>
    <w:pPr>
      <w:ind w:firstLine="720"/>
    </w:pPr>
  </w:style>
  <w:style w:type="paragraph" w:customStyle="1" w:styleId="Heading30">
    <w:name w:val="Heading3"/>
    <w:basedOn w:val="Normal"/>
    <w:pPr>
      <w:numPr>
        <w:ilvl w:val="1"/>
        <w:numId w:val="1"/>
      </w:numPr>
    </w:pPr>
  </w:style>
  <w:style w:type="paragraph" w:styleId="PlainText">
    <w:name w:val="Plain Text"/>
    <w:basedOn w:val="Normal"/>
    <w:rPr>
      <w:rFonts w:ascii="Courier New" w:hAnsi="Courier New" w:cs="Courier New"/>
    </w:rPr>
  </w:style>
  <w:style w:type="paragraph" w:styleId="BlockText">
    <w:name w:val="Block Text"/>
    <w:basedOn w:val="Normal"/>
    <w:pPr>
      <w:ind w:left="2430" w:right="-90"/>
    </w:pPr>
  </w:style>
  <w:style w:type="paragraph" w:customStyle="1" w:styleId="Default">
    <w:name w:val="Default"/>
    <w:rsid w:val="007F24E6"/>
    <w:pPr>
      <w:autoSpaceDE w:val="0"/>
      <w:autoSpaceDN w:val="0"/>
      <w:adjustRightInd w:val="0"/>
    </w:pPr>
    <w:rPr>
      <w:rFonts w:ascii="Verdana" w:eastAsia="Calibri" w:hAnsi="Verdana" w:cs="Verdana"/>
      <w:color w:val="000000"/>
      <w:sz w:val="24"/>
      <w:szCs w:val="24"/>
    </w:rPr>
  </w:style>
  <w:style w:type="character" w:styleId="CommentReference">
    <w:name w:val="annotation reference"/>
    <w:rsid w:val="006407E6"/>
    <w:rPr>
      <w:sz w:val="16"/>
      <w:szCs w:val="16"/>
    </w:rPr>
  </w:style>
  <w:style w:type="paragraph" w:styleId="CommentText">
    <w:name w:val="annotation text"/>
    <w:basedOn w:val="Normal"/>
    <w:link w:val="CommentTextChar"/>
    <w:rsid w:val="006407E6"/>
  </w:style>
  <w:style w:type="character" w:customStyle="1" w:styleId="CommentTextChar">
    <w:name w:val="Comment Text Char"/>
    <w:link w:val="CommentText"/>
    <w:rsid w:val="006407E6"/>
    <w:rPr>
      <w:rFonts w:ascii="Verdana" w:hAnsi="Verdana"/>
    </w:rPr>
  </w:style>
  <w:style w:type="paragraph" w:styleId="CommentSubject">
    <w:name w:val="annotation subject"/>
    <w:basedOn w:val="CommentText"/>
    <w:next w:val="CommentText"/>
    <w:link w:val="CommentSubjectChar"/>
    <w:rsid w:val="006407E6"/>
    <w:rPr>
      <w:b/>
      <w:bCs/>
    </w:rPr>
  </w:style>
  <w:style w:type="character" w:customStyle="1" w:styleId="CommentSubjectChar">
    <w:name w:val="Comment Subject Char"/>
    <w:link w:val="CommentSubject"/>
    <w:rsid w:val="006407E6"/>
    <w:rPr>
      <w:rFonts w:ascii="Verdana" w:hAnsi="Verdana"/>
      <w:b/>
      <w:bCs/>
    </w:rPr>
  </w:style>
  <w:style w:type="paragraph" w:styleId="BalloonText">
    <w:name w:val="Balloon Text"/>
    <w:basedOn w:val="Normal"/>
    <w:link w:val="BalloonTextChar"/>
    <w:rsid w:val="006407E6"/>
    <w:rPr>
      <w:rFonts w:ascii="Tahoma" w:hAnsi="Tahoma" w:cs="Tahoma"/>
      <w:sz w:val="16"/>
      <w:szCs w:val="16"/>
    </w:rPr>
  </w:style>
  <w:style w:type="character" w:customStyle="1" w:styleId="BalloonTextChar">
    <w:name w:val="Balloon Text Char"/>
    <w:link w:val="BalloonText"/>
    <w:rsid w:val="006407E6"/>
    <w:rPr>
      <w:rFonts w:ascii="Tahoma" w:hAnsi="Tahoma" w:cs="Tahoma"/>
      <w:sz w:val="16"/>
      <w:szCs w:val="16"/>
    </w:rPr>
  </w:style>
  <w:style w:type="paragraph" w:styleId="ListParagraph">
    <w:name w:val="List Paragraph"/>
    <w:basedOn w:val="Normal"/>
    <w:uiPriority w:val="34"/>
    <w:qFormat/>
    <w:rsid w:val="006D1D60"/>
    <w:pPr>
      <w:ind w:left="720"/>
    </w:pPr>
  </w:style>
  <w:style w:type="paragraph" w:styleId="Revision">
    <w:name w:val="Revision"/>
    <w:hidden/>
    <w:uiPriority w:val="99"/>
    <w:semiHidden/>
    <w:rsid w:val="000E60B9"/>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810291">
      <w:bodyDiv w:val="1"/>
      <w:marLeft w:val="0"/>
      <w:marRight w:val="0"/>
      <w:marTop w:val="0"/>
      <w:marBottom w:val="0"/>
      <w:divBdr>
        <w:top w:val="none" w:sz="0" w:space="0" w:color="auto"/>
        <w:left w:val="none" w:sz="0" w:space="0" w:color="auto"/>
        <w:bottom w:val="none" w:sz="0" w:space="0" w:color="auto"/>
        <w:right w:val="none" w:sz="0" w:space="0" w:color="auto"/>
      </w:divBdr>
    </w:div>
    <w:div w:id="1307398544">
      <w:bodyDiv w:val="1"/>
      <w:marLeft w:val="0"/>
      <w:marRight w:val="0"/>
      <w:marTop w:val="0"/>
      <w:marBottom w:val="0"/>
      <w:divBdr>
        <w:top w:val="none" w:sz="0" w:space="0" w:color="auto"/>
        <w:left w:val="none" w:sz="0" w:space="0" w:color="auto"/>
        <w:bottom w:val="none" w:sz="0" w:space="0" w:color="auto"/>
        <w:right w:val="none" w:sz="0" w:space="0" w:color="auto"/>
      </w:divBdr>
    </w:div>
    <w:div w:id="154648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emf"/><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20" Type="http://schemas.openxmlformats.org/officeDocument/2006/relationships/image" Target="media/image4.emf"/><Relationship Id="rId41" Type="http://schemas.openxmlformats.org/officeDocument/2006/relationships/image" Target="media/image25.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Use%20Case%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4BE8B-9DB9-4FD8-8695-C34110C899BF}">
  <ds:schemaRefs>
    <ds:schemaRef ds:uri="http://schemas.openxmlformats.org/officeDocument/2006/bibliography"/>
  </ds:schemaRefs>
</ds:datastoreItem>
</file>

<file path=customXml/itemProps2.xml><?xml version="1.0" encoding="utf-8"?>
<ds:datastoreItem xmlns:ds="http://schemas.openxmlformats.org/officeDocument/2006/customXml" ds:itemID="{56CBEED1-1662-46A7-9212-4D0ADA4444C3}">
  <ds:schemaRefs>
    <ds:schemaRef ds:uri="http://schemas.openxmlformats.org/officeDocument/2006/bibliography"/>
  </ds:schemaRefs>
</ds:datastoreItem>
</file>

<file path=customXml/itemProps3.xml><?xml version="1.0" encoding="utf-8"?>
<ds:datastoreItem xmlns:ds="http://schemas.openxmlformats.org/officeDocument/2006/customXml" ds:itemID="{6F16E390-A240-4A47-A811-A9301AFE8CEA}">
  <ds:schemaRefs>
    <ds:schemaRef ds:uri="http://schemas.openxmlformats.org/officeDocument/2006/bibliography"/>
  </ds:schemaRefs>
</ds:datastoreItem>
</file>

<file path=customXml/itemProps4.xml><?xml version="1.0" encoding="utf-8"?>
<ds:datastoreItem xmlns:ds="http://schemas.openxmlformats.org/officeDocument/2006/customXml" ds:itemID="{BD2D30FC-9BC2-49E9-9DF7-46E3D97E6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 Case Specification.dot</Template>
  <TotalTime>3140</TotalTime>
  <Pages>54</Pages>
  <Words>4897</Words>
  <Characters>27916</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SOFTWARE REQUIREMENT SPECIFICATIONS for the Vending Machine Control System</vt:lpstr>
      <vt:lpstr>DOCUMENT APPROVAL</vt:lpstr>
      <vt:lpstr>REVISION HISTORY</vt:lpstr>
      <vt:lpstr>LIST OF EFFECTIVE PAGES</vt:lpstr>
      <vt:lpstr>TABLE OF CONTENTS</vt:lpstr>
      <vt:lpstr>SCOPE</vt:lpstr>
      <vt:lpstr>    Identification</vt:lpstr>
      <vt:lpstr>    Overview of the System</vt:lpstr>
      <vt:lpstr>    Overview of the Documents</vt:lpstr>
      <vt:lpstr>APPLICABLE DOCUMENTS</vt:lpstr>
      <vt:lpstr>    Government Documents</vt:lpstr>
      <vt:lpstr>    Non-Government Documents</vt:lpstr>
      <vt:lpstr>    Contractual documents</vt:lpstr>
      <vt:lpstr>    Non-contractual document </vt:lpstr>
      <vt:lpstr>ENGINEERING REQUIREMENTS</vt:lpstr>
      <vt:lpstr>    CSCI External Interface Requirements</vt:lpstr>
      <vt:lpstr>        Interface Customer/ CSCI VMCS</vt:lpstr>
      <vt:lpstr>        Interface Maintainer/ CSCI VMCS</vt:lpstr>
      <vt:lpstr>        Interface Simulator /CSCI VMCS</vt:lpstr>
      <vt:lpstr>    CSCI Capability Requirements</vt:lpstr>
      <vt:lpstr>        Simulate Control Panel Use Case (SRS_REQ_100)</vt:lpstr>
      <vt:lpstr>        Buy Drinks Use Case (SRS_REQ_200)</vt:lpstr>
      <vt:lpstr>        Login Use Case (SRS_REQ_300)</vt:lpstr>
      <vt:lpstr>        Maintain Vending Machine Use Case (SRS_REQ_400)</vt:lpstr>
      <vt:lpstr>CSCI Internal Interfaces</vt:lpstr>
      <vt:lpstr>    CSCI Data Element Requirements</vt:lpstr>
      <vt:lpstr>        Boundary Classes</vt:lpstr>
      <vt:lpstr>        Entity Classes</vt:lpstr>
      <vt:lpstr>        Control Classes</vt:lpstr>
      <vt:lpstr>    Adaptation Requirements</vt:lpstr>
      <vt:lpstr>    Sizing and Timing Requirements</vt:lpstr>
      <vt:lpstr>    Safety Requirements</vt:lpstr>
      <vt:lpstr>    Security Requirements</vt:lpstr>
      <vt:lpstr>    Design Constraints</vt:lpstr>
      <vt:lpstr>    Requirements Traceability </vt:lpstr>
      <vt:lpstr>QUALITY ASSURANCE </vt:lpstr>
      <vt:lpstr>PREPARATION FOR DELIVERY</vt:lpstr>
      <vt:lpstr>NOTES</vt:lpstr>
      <vt:lpstr>ANNEX </vt:lpstr>
    </vt:vector>
  </TitlesOfParts>
  <Manager>jpouya2@live.utm.my</Manager>
  <Company>AIS, UTM</Company>
  <LinksUpToDate>false</LinksUpToDate>
  <CharactersWithSpaces>32748</CharactersWithSpaces>
  <SharedDoc>false</SharedDoc>
  <HLinks>
    <vt:vector size="240" baseType="variant">
      <vt:variant>
        <vt:i4>1769520</vt:i4>
      </vt:variant>
      <vt:variant>
        <vt:i4>242</vt:i4>
      </vt:variant>
      <vt:variant>
        <vt:i4>0</vt:i4>
      </vt:variant>
      <vt:variant>
        <vt:i4>5</vt:i4>
      </vt:variant>
      <vt:variant>
        <vt:lpwstr/>
      </vt:variant>
      <vt:variant>
        <vt:lpwstr>_Toc512850258</vt:lpwstr>
      </vt:variant>
      <vt:variant>
        <vt:i4>1769520</vt:i4>
      </vt:variant>
      <vt:variant>
        <vt:i4>233</vt:i4>
      </vt:variant>
      <vt:variant>
        <vt:i4>0</vt:i4>
      </vt:variant>
      <vt:variant>
        <vt:i4>5</vt:i4>
      </vt:variant>
      <vt:variant>
        <vt:lpwstr/>
      </vt:variant>
      <vt:variant>
        <vt:lpwstr>_Toc512850253</vt:lpwstr>
      </vt:variant>
      <vt:variant>
        <vt:i4>1769520</vt:i4>
      </vt:variant>
      <vt:variant>
        <vt:i4>227</vt:i4>
      </vt:variant>
      <vt:variant>
        <vt:i4>0</vt:i4>
      </vt:variant>
      <vt:variant>
        <vt:i4>5</vt:i4>
      </vt:variant>
      <vt:variant>
        <vt:lpwstr/>
      </vt:variant>
      <vt:variant>
        <vt:lpwstr>_Toc512850252</vt:lpwstr>
      </vt:variant>
      <vt:variant>
        <vt:i4>1769520</vt:i4>
      </vt:variant>
      <vt:variant>
        <vt:i4>221</vt:i4>
      </vt:variant>
      <vt:variant>
        <vt:i4>0</vt:i4>
      </vt:variant>
      <vt:variant>
        <vt:i4>5</vt:i4>
      </vt:variant>
      <vt:variant>
        <vt:lpwstr/>
      </vt:variant>
      <vt:variant>
        <vt:lpwstr>_Toc512850251</vt:lpwstr>
      </vt:variant>
      <vt:variant>
        <vt:i4>1769520</vt:i4>
      </vt:variant>
      <vt:variant>
        <vt:i4>215</vt:i4>
      </vt:variant>
      <vt:variant>
        <vt:i4>0</vt:i4>
      </vt:variant>
      <vt:variant>
        <vt:i4>5</vt:i4>
      </vt:variant>
      <vt:variant>
        <vt:lpwstr/>
      </vt:variant>
      <vt:variant>
        <vt:lpwstr>_Toc512850250</vt:lpwstr>
      </vt:variant>
      <vt:variant>
        <vt:i4>1966134</vt:i4>
      </vt:variant>
      <vt:variant>
        <vt:i4>206</vt:i4>
      </vt:variant>
      <vt:variant>
        <vt:i4>0</vt:i4>
      </vt:variant>
      <vt:variant>
        <vt:i4>5</vt:i4>
      </vt:variant>
      <vt:variant>
        <vt:lpwstr/>
      </vt:variant>
      <vt:variant>
        <vt:lpwstr>_Toc370815439</vt:lpwstr>
      </vt:variant>
      <vt:variant>
        <vt:i4>1966134</vt:i4>
      </vt:variant>
      <vt:variant>
        <vt:i4>200</vt:i4>
      </vt:variant>
      <vt:variant>
        <vt:i4>0</vt:i4>
      </vt:variant>
      <vt:variant>
        <vt:i4>5</vt:i4>
      </vt:variant>
      <vt:variant>
        <vt:lpwstr/>
      </vt:variant>
      <vt:variant>
        <vt:lpwstr>_Toc370815438</vt:lpwstr>
      </vt:variant>
      <vt:variant>
        <vt:i4>1966134</vt:i4>
      </vt:variant>
      <vt:variant>
        <vt:i4>194</vt:i4>
      </vt:variant>
      <vt:variant>
        <vt:i4>0</vt:i4>
      </vt:variant>
      <vt:variant>
        <vt:i4>5</vt:i4>
      </vt:variant>
      <vt:variant>
        <vt:lpwstr/>
      </vt:variant>
      <vt:variant>
        <vt:lpwstr>_Toc370815437</vt:lpwstr>
      </vt:variant>
      <vt:variant>
        <vt:i4>1966134</vt:i4>
      </vt:variant>
      <vt:variant>
        <vt:i4>188</vt:i4>
      </vt:variant>
      <vt:variant>
        <vt:i4>0</vt:i4>
      </vt:variant>
      <vt:variant>
        <vt:i4>5</vt:i4>
      </vt:variant>
      <vt:variant>
        <vt:lpwstr/>
      </vt:variant>
      <vt:variant>
        <vt:lpwstr>_Toc370815436</vt:lpwstr>
      </vt:variant>
      <vt:variant>
        <vt:i4>1966134</vt:i4>
      </vt:variant>
      <vt:variant>
        <vt:i4>182</vt:i4>
      </vt:variant>
      <vt:variant>
        <vt:i4>0</vt:i4>
      </vt:variant>
      <vt:variant>
        <vt:i4>5</vt:i4>
      </vt:variant>
      <vt:variant>
        <vt:lpwstr/>
      </vt:variant>
      <vt:variant>
        <vt:lpwstr>_Toc370815435</vt:lpwstr>
      </vt:variant>
      <vt:variant>
        <vt:i4>1966134</vt:i4>
      </vt:variant>
      <vt:variant>
        <vt:i4>176</vt:i4>
      </vt:variant>
      <vt:variant>
        <vt:i4>0</vt:i4>
      </vt:variant>
      <vt:variant>
        <vt:i4>5</vt:i4>
      </vt:variant>
      <vt:variant>
        <vt:lpwstr/>
      </vt:variant>
      <vt:variant>
        <vt:lpwstr>_Toc370815434</vt:lpwstr>
      </vt:variant>
      <vt:variant>
        <vt:i4>1966134</vt:i4>
      </vt:variant>
      <vt:variant>
        <vt:i4>170</vt:i4>
      </vt:variant>
      <vt:variant>
        <vt:i4>0</vt:i4>
      </vt:variant>
      <vt:variant>
        <vt:i4>5</vt:i4>
      </vt:variant>
      <vt:variant>
        <vt:lpwstr/>
      </vt:variant>
      <vt:variant>
        <vt:lpwstr>_Toc370815433</vt:lpwstr>
      </vt:variant>
      <vt:variant>
        <vt:i4>1966134</vt:i4>
      </vt:variant>
      <vt:variant>
        <vt:i4>164</vt:i4>
      </vt:variant>
      <vt:variant>
        <vt:i4>0</vt:i4>
      </vt:variant>
      <vt:variant>
        <vt:i4>5</vt:i4>
      </vt:variant>
      <vt:variant>
        <vt:lpwstr/>
      </vt:variant>
      <vt:variant>
        <vt:lpwstr>_Toc370815432</vt:lpwstr>
      </vt:variant>
      <vt:variant>
        <vt:i4>1966134</vt:i4>
      </vt:variant>
      <vt:variant>
        <vt:i4>158</vt:i4>
      </vt:variant>
      <vt:variant>
        <vt:i4>0</vt:i4>
      </vt:variant>
      <vt:variant>
        <vt:i4>5</vt:i4>
      </vt:variant>
      <vt:variant>
        <vt:lpwstr/>
      </vt:variant>
      <vt:variant>
        <vt:lpwstr>_Toc370815431</vt:lpwstr>
      </vt:variant>
      <vt:variant>
        <vt:i4>1966134</vt:i4>
      </vt:variant>
      <vt:variant>
        <vt:i4>152</vt:i4>
      </vt:variant>
      <vt:variant>
        <vt:i4>0</vt:i4>
      </vt:variant>
      <vt:variant>
        <vt:i4>5</vt:i4>
      </vt:variant>
      <vt:variant>
        <vt:lpwstr/>
      </vt:variant>
      <vt:variant>
        <vt:lpwstr>_Toc370815430</vt:lpwstr>
      </vt:variant>
      <vt:variant>
        <vt:i4>2031670</vt:i4>
      </vt:variant>
      <vt:variant>
        <vt:i4>146</vt:i4>
      </vt:variant>
      <vt:variant>
        <vt:i4>0</vt:i4>
      </vt:variant>
      <vt:variant>
        <vt:i4>5</vt:i4>
      </vt:variant>
      <vt:variant>
        <vt:lpwstr/>
      </vt:variant>
      <vt:variant>
        <vt:lpwstr>_Toc370815429</vt:lpwstr>
      </vt:variant>
      <vt:variant>
        <vt:i4>2031670</vt:i4>
      </vt:variant>
      <vt:variant>
        <vt:i4>140</vt:i4>
      </vt:variant>
      <vt:variant>
        <vt:i4>0</vt:i4>
      </vt:variant>
      <vt:variant>
        <vt:i4>5</vt:i4>
      </vt:variant>
      <vt:variant>
        <vt:lpwstr/>
      </vt:variant>
      <vt:variant>
        <vt:lpwstr>_Toc370815428</vt:lpwstr>
      </vt:variant>
      <vt:variant>
        <vt:i4>2031670</vt:i4>
      </vt:variant>
      <vt:variant>
        <vt:i4>134</vt:i4>
      </vt:variant>
      <vt:variant>
        <vt:i4>0</vt:i4>
      </vt:variant>
      <vt:variant>
        <vt:i4>5</vt:i4>
      </vt:variant>
      <vt:variant>
        <vt:lpwstr/>
      </vt:variant>
      <vt:variant>
        <vt:lpwstr>_Toc370815427</vt:lpwstr>
      </vt:variant>
      <vt:variant>
        <vt:i4>2031670</vt:i4>
      </vt:variant>
      <vt:variant>
        <vt:i4>128</vt:i4>
      </vt:variant>
      <vt:variant>
        <vt:i4>0</vt:i4>
      </vt:variant>
      <vt:variant>
        <vt:i4>5</vt:i4>
      </vt:variant>
      <vt:variant>
        <vt:lpwstr/>
      </vt:variant>
      <vt:variant>
        <vt:lpwstr>_Toc370815426</vt:lpwstr>
      </vt:variant>
      <vt:variant>
        <vt:i4>2031670</vt:i4>
      </vt:variant>
      <vt:variant>
        <vt:i4>122</vt:i4>
      </vt:variant>
      <vt:variant>
        <vt:i4>0</vt:i4>
      </vt:variant>
      <vt:variant>
        <vt:i4>5</vt:i4>
      </vt:variant>
      <vt:variant>
        <vt:lpwstr/>
      </vt:variant>
      <vt:variant>
        <vt:lpwstr>_Toc370815425</vt:lpwstr>
      </vt:variant>
      <vt:variant>
        <vt:i4>2031670</vt:i4>
      </vt:variant>
      <vt:variant>
        <vt:i4>116</vt:i4>
      </vt:variant>
      <vt:variant>
        <vt:i4>0</vt:i4>
      </vt:variant>
      <vt:variant>
        <vt:i4>5</vt:i4>
      </vt:variant>
      <vt:variant>
        <vt:lpwstr/>
      </vt:variant>
      <vt:variant>
        <vt:lpwstr>_Toc370815424</vt:lpwstr>
      </vt:variant>
      <vt:variant>
        <vt:i4>2031670</vt:i4>
      </vt:variant>
      <vt:variant>
        <vt:i4>110</vt:i4>
      </vt:variant>
      <vt:variant>
        <vt:i4>0</vt:i4>
      </vt:variant>
      <vt:variant>
        <vt:i4>5</vt:i4>
      </vt:variant>
      <vt:variant>
        <vt:lpwstr/>
      </vt:variant>
      <vt:variant>
        <vt:lpwstr>_Toc370815423</vt:lpwstr>
      </vt:variant>
      <vt:variant>
        <vt:i4>2031670</vt:i4>
      </vt:variant>
      <vt:variant>
        <vt:i4>104</vt:i4>
      </vt:variant>
      <vt:variant>
        <vt:i4>0</vt:i4>
      </vt:variant>
      <vt:variant>
        <vt:i4>5</vt:i4>
      </vt:variant>
      <vt:variant>
        <vt:lpwstr/>
      </vt:variant>
      <vt:variant>
        <vt:lpwstr>_Toc370815422</vt:lpwstr>
      </vt:variant>
      <vt:variant>
        <vt:i4>2031670</vt:i4>
      </vt:variant>
      <vt:variant>
        <vt:i4>98</vt:i4>
      </vt:variant>
      <vt:variant>
        <vt:i4>0</vt:i4>
      </vt:variant>
      <vt:variant>
        <vt:i4>5</vt:i4>
      </vt:variant>
      <vt:variant>
        <vt:lpwstr/>
      </vt:variant>
      <vt:variant>
        <vt:lpwstr>_Toc370815421</vt:lpwstr>
      </vt:variant>
      <vt:variant>
        <vt:i4>2031670</vt:i4>
      </vt:variant>
      <vt:variant>
        <vt:i4>92</vt:i4>
      </vt:variant>
      <vt:variant>
        <vt:i4>0</vt:i4>
      </vt:variant>
      <vt:variant>
        <vt:i4>5</vt:i4>
      </vt:variant>
      <vt:variant>
        <vt:lpwstr/>
      </vt:variant>
      <vt:variant>
        <vt:lpwstr>_Toc370815420</vt:lpwstr>
      </vt:variant>
      <vt:variant>
        <vt:i4>1835062</vt:i4>
      </vt:variant>
      <vt:variant>
        <vt:i4>86</vt:i4>
      </vt:variant>
      <vt:variant>
        <vt:i4>0</vt:i4>
      </vt:variant>
      <vt:variant>
        <vt:i4>5</vt:i4>
      </vt:variant>
      <vt:variant>
        <vt:lpwstr/>
      </vt:variant>
      <vt:variant>
        <vt:lpwstr>_Toc370815419</vt:lpwstr>
      </vt:variant>
      <vt:variant>
        <vt:i4>1835062</vt:i4>
      </vt:variant>
      <vt:variant>
        <vt:i4>80</vt:i4>
      </vt:variant>
      <vt:variant>
        <vt:i4>0</vt:i4>
      </vt:variant>
      <vt:variant>
        <vt:i4>5</vt:i4>
      </vt:variant>
      <vt:variant>
        <vt:lpwstr/>
      </vt:variant>
      <vt:variant>
        <vt:lpwstr>_Toc370815418</vt:lpwstr>
      </vt:variant>
      <vt:variant>
        <vt:i4>1835062</vt:i4>
      </vt:variant>
      <vt:variant>
        <vt:i4>74</vt:i4>
      </vt:variant>
      <vt:variant>
        <vt:i4>0</vt:i4>
      </vt:variant>
      <vt:variant>
        <vt:i4>5</vt:i4>
      </vt:variant>
      <vt:variant>
        <vt:lpwstr/>
      </vt:variant>
      <vt:variant>
        <vt:lpwstr>_Toc370815417</vt:lpwstr>
      </vt:variant>
      <vt:variant>
        <vt:i4>1835062</vt:i4>
      </vt:variant>
      <vt:variant>
        <vt:i4>68</vt:i4>
      </vt:variant>
      <vt:variant>
        <vt:i4>0</vt:i4>
      </vt:variant>
      <vt:variant>
        <vt:i4>5</vt:i4>
      </vt:variant>
      <vt:variant>
        <vt:lpwstr/>
      </vt:variant>
      <vt:variant>
        <vt:lpwstr>_Toc370815416</vt:lpwstr>
      </vt:variant>
      <vt:variant>
        <vt:i4>1835062</vt:i4>
      </vt:variant>
      <vt:variant>
        <vt:i4>62</vt:i4>
      </vt:variant>
      <vt:variant>
        <vt:i4>0</vt:i4>
      </vt:variant>
      <vt:variant>
        <vt:i4>5</vt:i4>
      </vt:variant>
      <vt:variant>
        <vt:lpwstr/>
      </vt:variant>
      <vt:variant>
        <vt:lpwstr>_Toc370815415</vt:lpwstr>
      </vt:variant>
      <vt:variant>
        <vt:i4>1835062</vt:i4>
      </vt:variant>
      <vt:variant>
        <vt:i4>56</vt:i4>
      </vt:variant>
      <vt:variant>
        <vt:i4>0</vt:i4>
      </vt:variant>
      <vt:variant>
        <vt:i4>5</vt:i4>
      </vt:variant>
      <vt:variant>
        <vt:lpwstr/>
      </vt:variant>
      <vt:variant>
        <vt:lpwstr>_Toc370815414</vt:lpwstr>
      </vt:variant>
      <vt:variant>
        <vt:i4>1835062</vt:i4>
      </vt:variant>
      <vt:variant>
        <vt:i4>50</vt:i4>
      </vt:variant>
      <vt:variant>
        <vt:i4>0</vt:i4>
      </vt:variant>
      <vt:variant>
        <vt:i4>5</vt:i4>
      </vt:variant>
      <vt:variant>
        <vt:lpwstr/>
      </vt:variant>
      <vt:variant>
        <vt:lpwstr>_Toc370815413</vt:lpwstr>
      </vt:variant>
      <vt:variant>
        <vt:i4>1835062</vt:i4>
      </vt:variant>
      <vt:variant>
        <vt:i4>44</vt:i4>
      </vt:variant>
      <vt:variant>
        <vt:i4>0</vt:i4>
      </vt:variant>
      <vt:variant>
        <vt:i4>5</vt:i4>
      </vt:variant>
      <vt:variant>
        <vt:lpwstr/>
      </vt:variant>
      <vt:variant>
        <vt:lpwstr>_Toc370815412</vt:lpwstr>
      </vt:variant>
      <vt:variant>
        <vt:i4>1835062</vt:i4>
      </vt:variant>
      <vt:variant>
        <vt:i4>38</vt:i4>
      </vt:variant>
      <vt:variant>
        <vt:i4>0</vt:i4>
      </vt:variant>
      <vt:variant>
        <vt:i4>5</vt:i4>
      </vt:variant>
      <vt:variant>
        <vt:lpwstr/>
      </vt:variant>
      <vt:variant>
        <vt:lpwstr>_Toc370815411</vt:lpwstr>
      </vt:variant>
      <vt:variant>
        <vt:i4>1835062</vt:i4>
      </vt:variant>
      <vt:variant>
        <vt:i4>32</vt:i4>
      </vt:variant>
      <vt:variant>
        <vt:i4>0</vt:i4>
      </vt:variant>
      <vt:variant>
        <vt:i4>5</vt:i4>
      </vt:variant>
      <vt:variant>
        <vt:lpwstr/>
      </vt:variant>
      <vt:variant>
        <vt:lpwstr>_Toc370815410</vt:lpwstr>
      </vt:variant>
      <vt:variant>
        <vt:i4>1900598</vt:i4>
      </vt:variant>
      <vt:variant>
        <vt:i4>26</vt:i4>
      </vt:variant>
      <vt:variant>
        <vt:i4>0</vt:i4>
      </vt:variant>
      <vt:variant>
        <vt:i4>5</vt:i4>
      </vt:variant>
      <vt:variant>
        <vt:lpwstr/>
      </vt:variant>
      <vt:variant>
        <vt:lpwstr>_Toc370815409</vt:lpwstr>
      </vt:variant>
      <vt:variant>
        <vt:i4>1900598</vt:i4>
      </vt:variant>
      <vt:variant>
        <vt:i4>20</vt:i4>
      </vt:variant>
      <vt:variant>
        <vt:i4>0</vt:i4>
      </vt:variant>
      <vt:variant>
        <vt:i4>5</vt:i4>
      </vt:variant>
      <vt:variant>
        <vt:lpwstr/>
      </vt:variant>
      <vt:variant>
        <vt:lpwstr>_Toc370815408</vt:lpwstr>
      </vt:variant>
      <vt:variant>
        <vt:i4>1900598</vt:i4>
      </vt:variant>
      <vt:variant>
        <vt:i4>14</vt:i4>
      </vt:variant>
      <vt:variant>
        <vt:i4>0</vt:i4>
      </vt:variant>
      <vt:variant>
        <vt:i4>5</vt:i4>
      </vt:variant>
      <vt:variant>
        <vt:lpwstr/>
      </vt:variant>
      <vt:variant>
        <vt:lpwstr>_Toc370815407</vt:lpwstr>
      </vt:variant>
      <vt:variant>
        <vt:i4>1900598</vt:i4>
      </vt:variant>
      <vt:variant>
        <vt:i4>8</vt:i4>
      </vt:variant>
      <vt:variant>
        <vt:i4>0</vt:i4>
      </vt:variant>
      <vt:variant>
        <vt:i4>5</vt:i4>
      </vt:variant>
      <vt:variant>
        <vt:lpwstr/>
      </vt:variant>
      <vt:variant>
        <vt:lpwstr>_Toc370815406</vt:lpwstr>
      </vt:variant>
      <vt:variant>
        <vt:i4>1900598</vt:i4>
      </vt:variant>
      <vt:variant>
        <vt:i4>2</vt:i4>
      </vt:variant>
      <vt:variant>
        <vt:i4>0</vt:i4>
      </vt:variant>
      <vt:variant>
        <vt:i4>5</vt:i4>
      </vt:variant>
      <vt:variant>
        <vt:lpwstr/>
      </vt:variant>
      <vt:variant>
        <vt:lpwstr>_Toc370815405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 for the Vending Machine Control System</dc:title>
  <dc:creator>jpouya2@live.utm.my</dc:creator>
  <cp:keywords>SRS, VMCS</cp:keywords>
  <cp:lastModifiedBy>Pouya Javadzadeh</cp:lastModifiedBy>
  <cp:revision>10</cp:revision>
  <cp:lastPrinted>2009-06-14T01:13:00Z</cp:lastPrinted>
  <dcterms:created xsi:type="dcterms:W3CDTF">2013-10-22T03:33:00Z</dcterms:created>
  <dcterms:modified xsi:type="dcterms:W3CDTF">2013-11-06T16:00:00Z</dcterms:modified>
</cp:coreProperties>
</file>